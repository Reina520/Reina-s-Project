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  <w:tblPrChange w:id="0" w:author="CCJK" w:date="2024-10-18T09:30:00Z">
          <w:tblPr>
            <w:tblW w:w="527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4502"/>
        <w:tblGridChange w:id="1">
          <w:tblGrid>
            <w:gridCol w:w="4502"/>
          </w:tblGrid>
        </w:tblGridChange>
      </w:tblGrid>
      <w:tr w:rsidR="00354608" w:rsidDel="00354608" w:rsidTr="00354608">
        <w:trPr>
          <w:del w:id="2" w:author="CCJK" w:date="2024-10-18T09:30:00Z"/>
        </w:trPr>
        <w:tc>
          <w:tcPr>
            <w:tcW w:w="4502" w:type="dxa"/>
            <w:shd w:val="clear" w:color="auto" w:fill="F2F2F2"/>
            <w:tcPrChange w:id="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Del="00354608" w:rsidRDefault="00354608">
            <w:pPr>
              <w:rPr>
                <w:del w:id="4" w:author="CCJK" w:date="2024-10-18T09:30:00Z"/>
                <w:rFonts w:ascii="Arial Unicode MS" w:eastAsia="Arial Unicode MS" w:hAnsi="Arial Unicode MS" w:cs="Arial Unicode MS"/>
                <w:b/>
                <w:szCs w:val="24"/>
              </w:rPr>
            </w:pPr>
            <w:bookmarkStart w:id="5" w:name="_GoBack"/>
            <w:bookmarkEnd w:id="5"/>
            <w:del w:id="6" w:author="CCJK" w:date="2024-10-18T09:30:00Z">
              <w:r w:rsidDel="00354608">
                <w:rPr>
                  <w:rFonts w:ascii="Arial Unicode MS" w:eastAsia="Arial Unicode MS" w:hAnsi="Arial Unicode MS" w:cs="Arial Unicode MS"/>
                  <w:b/>
                  <w:szCs w:val="24"/>
                </w:rPr>
                <w:delText>Chinese (PRC)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8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编制单位：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息锋县城市建设投资有限公司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递</w:t>
            </w:r>
            <w:del w:id="10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黛</w:delText>
              </w:r>
            </w:del>
            <w:ins w:id="11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所得税资产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1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注</w:t>
            </w:r>
            <w:del w:id="13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骅</w:delText>
              </w:r>
            </w:del>
            <w:ins w:id="14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释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年初金</w:t>
            </w:r>
            <w:del w:id="16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题</w:delText>
              </w:r>
            </w:del>
            <w:ins w:id="17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合同负</w:t>
            </w:r>
            <w:del w:id="19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微</w:delText>
              </w:r>
            </w:del>
            <w:ins w:id="20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债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持有</w:t>
            </w:r>
            <w:del w:id="22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特倡</w:delText>
              </w:r>
            </w:del>
            <w:ins w:id="23" w:author="CCJK" w:date="2024-10-18T08:0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待售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负债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2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长期应付职工</w:t>
            </w:r>
            <w:del w:id="25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就</w:delText>
              </w:r>
            </w:del>
            <w:ins w:id="26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薪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酬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2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28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我</w:delText>
              </w:r>
            </w:del>
            <w:ins w:id="29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计负债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3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31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共</w:delText>
              </w:r>
            </w:del>
            <w:ins w:id="32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他非流动负</w:t>
            </w:r>
            <w:del w:id="33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新</w:delText>
              </w:r>
            </w:del>
            <w:ins w:id="34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债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36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费</w:delText>
              </w:r>
            </w:del>
            <w:ins w:id="37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本公积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3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39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降</w:delText>
              </w:r>
            </w:del>
            <w:ins w:id="40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减：库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存股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42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归</w:t>
              </w:r>
            </w:ins>
            <w:del w:id="43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口</w:delText>
              </w:r>
            </w:del>
            <w:r>
              <w:rPr>
                <w:rFonts w:ascii="Arial Unicode MS" w:eastAsia="Arial Unicode MS" w:hAnsi="Arial Unicode MS" w:cs="Arial Unicode MS" w:hint="eastAsia"/>
                <w:szCs w:val="24"/>
              </w:rPr>
              <w:t>属于母公司所有者权益合计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45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编制单位：息锋县城市建设投资有限公司</w:t>
              </w:r>
            </w:ins>
            <w:del w:id="46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艇加单位，总锋县城市建设及贫有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18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公司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4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金</w:t>
            </w:r>
            <w:ins w:id="48" w:author="CCJK" w:date="2024-10-18T08:0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  <w:ins w:id="49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单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位</w:t>
            </w:r>
            <w:del w:id="50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51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：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人民币元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注</w:t>
            </w:r>
            <w:del w:id="53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弊</w:delText>
              </w:r>
            </w:del>
            <w:ins w:id="54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释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56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本</w:t>
              </w:r>
            </w:ins>
            <w:del w:id="57" w:author="CCJK" w:date="2024-10-18T08:08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SGTR</w:delText>
              </w:r>
            </w:del>
            <w:ins w:id="58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年数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其中</w:t>
            </w:r>
            <w:del w:id="60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61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：</w:t>
              </w:r>
            </w:ins>
            <w:del w:id="62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百</w:delText>
              </w:r>
            </w:del>
            <w:ins w:id="63" w:author="CCJK" w:date="2024-10-18T08:0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营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业收入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65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的自</w:delText>
              </w:r>
            </w:del>
            <w:ins w:id="66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销售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费用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财务</w:t>
            </w:r>
            <w:del w:id="68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贵</w:delText>
              </w:r>
            </w:del>
            <w:ins w:id="69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费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用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7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71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共</w:delText>
              </w:r>
            </w:del>
            <w:ins w:id="72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中</w:t>
            </w:r>
            <w:del w:id="73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74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：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利息费用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7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利</w:t>
            </w:r>
            <w:del w:id="76" w:author="CCJK" w:date="2024-10-18T08:09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a</w:delText>
              </w:r>
            </w:del>
            <w:ins w:id="77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息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收入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7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加</w:t>
            </w:r>
            <w:del w:id="79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，共能</w:delText>
              </w:r>
            </w:del>
            <w:ins w:id="80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：其他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收益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8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投</w:t>
            </w:r>
            <w:del w:id="82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贵</w:delText>
              </w:r>
            </w:del>
            <w:ins w:id="83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收益（损失以</w:t>
            </w:r>
            <w:del w:id="84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•一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85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8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87" w:author="CCJK" w:date="2024-10-18T08:0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号联列）</w:delText>
              </w:r>
            </w:del>
            <w:ins w:id="88" w:author="CCJK" w:date="2024-10-18T08:09:00Z">
              <w:r>
                <w:rPr>
                  <w:rFonts w:ascii="Arial Unicode MS" w:eastAsia="Arial Unicode MS" w:hAnsi="Arial Unicode MS" w:cs="Arial Unicode MS"/>
                  <w:szCs w:val="24"/>
                </w:rPr>
                <w:t>#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8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90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其中：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对联</w:t>
            </w:r>
            <w:del w:id="91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育</w:delText>
              </w:r>
            </w:del>
            <w:ins w:id="92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营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企业和合</w:t>
            </w:r>
            <w:del w:id="93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界</w:delText>
              </w:r>
            </w:del>
            <w:ins w:id="94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营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企业的投</w:t>
            </w:r>
            <w:del w:id="95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减何</w:delText>
              </w:r>
            </w:del>
            <w:ins w:id="96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资收益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9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以</w:t>
            </w:r>
            <w:del w:id="98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梃</w:delText>
              </w:r>
            </w:del>
            <w:ins w:id="99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余成本计量的金融资产</w:t>
            </w:r>
            <w:del w:id="100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件</w:delText>
              </w:r>
            </w:del>
            <w:ins w:id="101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终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止确认收</w:t>
            </w:r>
            <w:del w:id="102" w:author="CCJK" w:date="2024-10-18T08:10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0</w:delText>
              </w:r>
            </w:del>
            <w:ins w:id="103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0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净</w:t>
            </w:r>
            <w:del w:id="105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散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|1</w:delText>
              </w:r>
            </w:del>
            <w:ins w:id="106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敞口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套期收</w:t>
            </w:r>
            <w:del w:id="107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假</w:delText>
              </w:r>
            </w:del>
            <w:ins w:id="108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109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澳</w:delText>
              </w:r>
            </w:del>
            <w:ins w:id="110" w:author="CCJK" w:date="2024-10-18T08:1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失</w:t>
            </w:r>
            <w:ins w:id="111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以“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  <w:del w:id="112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旗•一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11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14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号雄升）</w:delText>
              </w:r>
            </w:del>
            <w:ins w:id="115" w:author="CCJK" w:date="2024-10-18T08:11:00Z">
              <w:r>
                <w:rPr>
                  <w:rFonts w:ascii="Arial Unicode MS" w:eastAsia="Arial Unicode MS" w:hAnsi="Arial Unicode MS" w:cs="Arial Unicode MS"/>
                  <w:szCs w:val="24"/>
                </w:rPr>
                <w:t>#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1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公允价</w:t>
            </w:r>
            <w:del w:id="117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依</w:delText>
              </w:r>
            </w:del>
            <w:ins w:id="118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变动收益（</w:t>
            </w:r>
            <w:del w:id="119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投</w:delText>
              </w:r>
            </w:del>
            <w:ins w:id="120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失</w:t>
            </w:r>
            <w:del w:id="121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以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122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以“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2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24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lastRenderedPageBreak/>
                <w:delText>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.1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）澳列）</w:delText>
              </w:r>
            </w:del>
            <w:ins w:id="125" w:author="CCJK" w:date="2024-10-18T08:11:00Z">
              <w:r>
                <w:rPr>
                  <w:rFonts w:ascii="Arial Unicode MS" w:eastAsia="Arial Unicode MS" w:hAnsi="Arial Unicode MS" w:cs="Arial Unicode MS"/>
                  <w:szCs w:val="24"/>
                </w:rPr>
                <w:t>#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2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信用</w:t>
            </w:r>
            <w:del w:id="127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碱的</w:delText>
              </w:r>
            </w:del>
            <w:ins w:id="128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减值</w:t>
              </w:r>
            </w:ins>
            <w:del w:id="129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报</w:delText>
              </w:r>
            </w:del>
            <w:ins w:id="130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失（</w:t>
            </w:r>
            <w:del w:id="131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瓶央</w:delText>
              </w:r>
            </w:del>
            <w:ins w:id="132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损失以“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  <w:del w:id="133" w:author="CCJK" w:date="2024-10-18T08:1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以•一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F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）软列）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13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35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青</w:delText>
              </w:r>
            </w:del>
            <w:ins w:id="136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产</w:t>
            </w:r>
            <w:del w:id="137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我</w:delText>
              </w:r>
            </w:del>
            <w:ins w:id="138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值</w:t>
            </w:r>
            <w:del w:id="139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投央</w:delText>
              </w:r>
            </w:del>
            <w:ins w:id="140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损失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141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报</w:delText>
              </w:r>
            </w:del>
            <w:ins w:id="142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失</w:t>
            </w:r>
            <w:ins w:id="143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以“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  <w:del w:id="144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以•一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14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46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号填列）</w:delText>
              </w:r>
            </w:del>
            <w:ins w:id="147" w:author="CCJK" w:date="2024-10-18T08:12:00Z">
              <w:r>
                <w:rPr>
                  <w:rFonts w:ascii="Arial Unicode MS" w:eastAsia="Arial Unicode MS" w:hAnsi="Arial Unicode MS" w:cs="Arial Unicode MS"/>
                  <w:szCs w:val="24"/>
                </w:rPr>
                <w:t>#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4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49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出</w:delText>
              </w:r>
            </w:del>
            <w:ins w:id="150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产处</w:t>
            </w:r>
            <w:del w:id="151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就枚我</w:delText>
              </w:r>
            </w:del>
            <w:ins w:id="152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置收益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153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拘</w:delText>
              </w:r>
            </w:del>
            <w:ins w:id="154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失</w:t>
            </w:r>
            <w:ins w:id="155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以“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  <w:del w:id="156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以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15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58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一•号馈月）</w:delText>
              </w:r>
            </w:del>
            <w:ins w:id="159" w:author="CCJK" w:date="2024-10-18T08:12:00Z">
              <w:r>
                <w:rPr>
                  <w:rFonts w:ascii="Arial Unicode MS" w:eastAsia="Arial Unicode MS" w:hAnsi="Arial Unicode MS" w:cs="Arial Unicode MS"/>
                  <w:szCs w:val="24"/>
                </w:rPr>
                <w:t>#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6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三、</w:t>
            </w:r>
            <w:del w:id="161" w:author="CCJK" w:date="2024-10-18T08:12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2</w:delText>
              </w:r>
            </w:del>
            <w:ins w:id="162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营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业利</w:t>
            </w:r>
            <w:del w:id="163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海</w:delText>
              </w:r>
            </w:del>
            <w:ins w:id="164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（亏</w:t>
            </w:r>
            <w:del w:id="165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报</w:delText>
              </w:r>
            </w:del>
            <w:ins w:id="166" w:author="CCJK" w:date="2024-10-18T08:1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以</w:t>
            </w:r>
            <w:del w:id="167" w:author="CCJK" w:date="2024-10-18T08:13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1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■一•</w:delText>
              </w:r>
            </w:del>
            <w:ins w:id="168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号填列）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16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加</w:t>
            </w:r>
            <w:del w:id="170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171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：</w:t>
              </w:r>
            </w:ins>
            <w:del w:id="172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甘</w:delText>
              </w:r>
            </w:del>
            <w:ins w:id="173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营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业外收入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17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75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计曼</w:delText>
              </w:r>
            </w:del>
            <w:ins w:id="176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减：营业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外支出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17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四</w:t>
            </w:r>
            <w:del w:id="178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179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利</w:t>
            </w:r>
            <w:del w:id="180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也</w:delText>
              </w:r>
            </w:del>
            <w:ins w:id="181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总</w:t>
            </w:r>
            <w:del w:id="182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・</w:delText>
              </w:r>
            </w:del>
            <w:ins w:id="183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（亏损总</w:t>
            </w:r>
            <w:del w:id="184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・</w:delText>
              </w:r>
            </w:del>
            <w:ins w:id="185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额以“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  <w:del w:id="186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以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-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18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88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号培列》</w:delText>
              </w:r>
            </w:del>
            <w:ins w:id="189" w:author="CCJK" w:date="2024-10-18T08:13:00Z">
              <w:r>
                <w:rPr>
                  <w:rFonts w:ascii="Arial Unicode MS" w:eastAsia="Arial Unicode MS" w:hAnsi="Arial Unicode MS" w:cs="Arial Unicode MS"/>
                  <w:szCs w:val="24"/>
                </w:rPr>
                <w:t>#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19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五、净利</w:t>
            </w:r>
            <w:del w:id="191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制</w:delText>
              </w:r>
            </w:del>
            <w:ins w:id="192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（净亏损以“</w:t>
            </w:r>
            <w:del w:id="193" w:author="CCJK" w:date="2024-10-18T08:1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一</w:delText>
              </w:r>
            </w:del>
            <w:ins w:id="194" w:author="CCJK" w:date="2024-10-18T08:13:00Z"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”号填列）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19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196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鼓</w:delText>
              </w:r>
            </w:del>
            <w:ins w:id="197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其中：被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</w:t>
            </w:r>
            <w:del w:id="198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井力</w:delText>
              </w:r>
            </w:del>
            <w:ins w:id="199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并方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在合并</w:t>
            </w:r>
            <w:del w:id="200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能</w:delText>
              </w:r>
            </w:del>
            <w:ins w:id="201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前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实现的</w:t>
            </w:r>
            <w:del w:id="202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小</w:delText>
              </w:r>
            </w:del>
            <w:ins w:id="203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净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利</w:t>
            </w:r>
            <w:del w:id="204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词</w:delText>
              </w:r>
            </w:del>
            <w:ins w:id="205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0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207" w:author="CCJK" w:date="2024-10-18T08:14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&lt;</w:delText>
              </w:r>
            </w:del>
            <w:ins w:id="208" w:author="CCJK" w:date="2024-10-18T08:1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（一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）</w:t>
            </w:r>
            <w:del w:id="209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快</w:delText>
              </w:r>
            </w:del>
            <w:ins w:id="210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按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经</w:t>
            </w:r>
            <w:del w:id="211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首付</w:delText>
              </w:r>
            </w:del>
            <w:ins w:id="212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营持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续</w:t>
            </w:r>
            <w:del w:id="213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处</w:delText>
              </w:r>
            </w:del>
            <w:ins w:id="214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性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分类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21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、持</w:t>
            </w:r>
            <w:del w:id="216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候经才冷</w:delText>
              </w:r>
            </w:del>
            <w:ins w:id="217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续经营净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利</w:t>
            </w:r>
            <w:del w:id="218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洞</w:delText>
              </w:r>
            </w:del>
            <w:ins w:id="219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220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小</w:delText>
              </w:r>
            </w:del>
            <w:ins w:id="221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净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亏</w:t>
            </w:r>
            <w:del w:id="222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报</w:delText>
              </w:r>
            </w:del>
            <w:ins w:id="223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以</w:t>
            </w:r>
            <w:del w:id="224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•一•</w:delText>
              </w:r>
            </w:del>
            <w:ins w:id="225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号</w:t>
            </w:r>
            <w:del w:id="226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总</w:delText>
              </w:r>
            </w:del>
            <w:ins w:id="227" w:author="CCJK" w:date="2024-10-18T08:1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填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列）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22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、终止经营</w:t>
            </w:r>
            <w:ins w:id="229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净利润（净亏损以“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  <w:del w:id="230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户网溷（净亏报以♦一•号填列）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23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（二）按所有权</w:t>
            </w:r>
            <w:del w:id="232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曰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JK</w:delText>
              </w:r>
            </w:del>
            <w:ins w:id="233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归属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分类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23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</w:t>
            </w:r>
            <w:del w:id="235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网</w:delText>
              </w:r>
            </w:del>
            <w:ins w:id="236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归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属</w:t>
            </w:r>
            <w:del w:id="237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卜</w:delText>
              </w:r>
            </w:del>
            <w:ins w:id="238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于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母公司所有者的净利润（</w:t>
            </w:r>
            <w:del w:id="239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冷</w:delText>
              </w:r>
            </w:del>
            <w:ins w:id="240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净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亏损以</w:t>
            </w:r>
            <w:ins w:id="241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  <w:del w:id="242" w:author="CCJK" w:date="2024-10-18T08:1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•一</w:delText>
              </w:r>
            </w:del>
            <w:del w:id="243" w:author="CCJK" w:date="2024-10-18T09:28:00Z">
              <w:r w:rsidDel="00863688"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24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245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号城外）</w:delText>
              </w:r>
            </w:del>
            <w:ins w:id="246" w:author="CCJK" w:date="2024-10-18T08:17:00Z">
              <w:r>
                <w:rPr>
                  <w:rFonts w:ascii="Arial Unicode MS" w:eastAsia="Arial Unicode MS" w:hAnsi="Arial Unicode MS" w:cs="Arial Unicode MS"/>
                  <w:szCs w:val="24"/>
                </w:rPr>
                <w:t>#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4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、少数股东</w:t>
            </w:r>
            <w:del w:id="248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执住（冷宁损以•一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.*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）填列）</w:delText>
              </w:r>
            </w:del>
            <w:ins w:id="249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损益（净亏损以“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5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六、其他</w:t>
            </w:r>
            <w:del w:id="251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保</w:delText>
              </w:r>
            </w:del>
            <w:ins w:id="252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</w:t>
            </w:r>
            <w:del w:id="253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总</w:delText>
              </w:r>
            </w:del>
            <w:ins w:id="254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的税后</w:t>
            </w:r>
            <w:del w:id="255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冷・</w:delText>
              </w:r>
            </w:del>
            <w:ins w:id="256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净额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5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归</w:t>
            </w:r>
            <w:del w:id="258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国</w:delText>
              </w:r>
            </w:del>
            <w:ins w:id="259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属于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母公司所有</w:t>
            </w:r>
            <w:del w:id="260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我</w:delText>
              </w:r>
            </w:del>
            <w:ins w:id="261" w:author="CCJK" w:date="2024-10-18T08:1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者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的</w:t>
            </w:r>
            <w:del w:id="262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我也惊</w:delText>
              </w:r>
            </w:del>
            <w:ins w:id="263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其他综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合收益的税后</w:t>
            </w:r>
            <w:del w:id="264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冲取</w:delText>
              </w:r>
            </w:del>
            <w:ins w:id="265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净额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6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（一）不能</w:t>
            </w:r>
            <w:del w:id="267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童</w:delText>
              </w:r>
            </w:del>
            <w:ins w:id="268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重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分</w:t>
            </w:r>
            <w:del w:id="269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轴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HR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微</w:delText>
              </w:r>
            </w:del>
            <w:ins w:id="270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类进损益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的其他</w:t>
            </w:r>
            <w:del w:id="271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偿</w:delText>
              </w:r>
            </w:del>
            <w:ins w:id="272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</w:t>
            </w:r>
            <w:del w:id="273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假</w:delText>
              </w:r>
            </w:del>
            <w:ins w:id="274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7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</w:t>
            </w:r>
            <w:del w:id="276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承</w:delText>
              </w:r>
            </w:del>
            <w:ins w:id="277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重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新计</w:t>
            </w:r>
            <w:del w:id="278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贵</w:delText>
              </w:r>
            </w:del>
            <w:ins w:id="279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量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设定受</w:t>
            </w:r>
            <w:del w:id="280" w:author="CCJK" w:date="2024-10-18T08:18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Ait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■</w:delText>
              </w:r>
            </w:del>
            <w:ins w:id="281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益计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划</w:t>
            </w:r>
            <w:del w:id="282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受</w:delText>
              </w:r>
            </w:del>
            <w:ins w:id="283" w:author="CCJK" w:date="2024-10-18T08:1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变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动</w:t>
            </w:r>
            <w:del w:id="284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使</w:delText>
              </w:r>
            </w:del>
            <w:ins w:id="285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8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del w:id="287" w:author="CCJK" w:date="2024-10-18T08:19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288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权</w:t>
            </w:r>
            <w:del w:id="289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核</w:delText>
              </w:r>
            </w:del>
            <w:ins w:id="290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法下不能转损益的其他</w:t>
            </w:r>
            <w:del w:id="291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徐价</w:delText>
              </w:r>
            </w:del>
            <w:ins w:id="292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综合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收益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29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3</w:t>
            </w:r>
            <w:del w:id="294" w:author="CCJK" w:date="2024-10-18T08:19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.K</w:delText>
              </w:r>
            </w:del>
            <w:ins w:id="295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他权益工具投资公允价值</w:t>
            </w:r>
            <w:del w:id="296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受劫</w:delText>
              </w:r>
            </w:del>
            <w:ins w:id="297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变动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29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4</w:t>
            </w:r>
            <w:del w:id="299" w:author="CCJK" w:date="2024-10-18T08:19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300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企业</w:t>
            </w:r>
            <w:del w:id="301" w:author="CCJK" w:date="2024-10-18T08:19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0</w:delText>
              </w:r>
            </w:del>
            <w:ins w:id="302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自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身信用风险公允价值</w:t>
            </w:r>
            <w:del w:id="303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交</w:delText>
              </w:r>
            </w:del>
            <w:ins w:id="304" w:author="CCJK" w:date="2024-10-18T08:1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变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动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30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（二）将重分类</w:t>
            </w:r>
            <w:del w:id="306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送</w:delText>
              </w:r>
            </w:del>
            <w:ins w:id="307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进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损益的其他</w:t>
            </w:r>
            <w:del w:id="308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爆台救</w:delText>
              </w:r>
            </w:del>
            <w:ins w:id="309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综合收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益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31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lastRenderedPageBreak/>
              <w:t>1</w:t>
            </w:r>
            <w:del w:id="311" w:author="CCJK" w:date="2024-10-18T08:20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,</w:delText>
              </w:r>
            </w:del>
            <w:ins w:id="312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权益法下可转</w:t>
            </w:r>
            <w:del w:id="313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报</w:delText>
              </w:r>
            </w:del>
            <w:ins w:id="314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损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益的</w:t>
            </w:r>
            <w:del w:id="315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况</w:delText>
              </w:r>
            </w:del>
            <w:ins w:id="316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他能</w:t>
            </w:r>
            <w:ins w:id="317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</w:t>
            </w:r>
            <w:del w:id="318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低</w:delText>
              </w:r>
            </w:del>
            <w:ins w:id="319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2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del w:id="321" w:author="CCJK" w:date="2024-10-18T08:20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,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共</w:delText>
              </w:r>
            </w:del>
            <w:ins w:id="322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他债权投资公允</w:t>
            </w:r>
            <w:del w:id="323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饵位</w:delText>
              </w:r>
            </w:del>
            <w:ins w:id="324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价值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变动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32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3</w:t>
            </w:r>
            <w:del w:id="326" w:author="CCJK" w:date="2024-10-18T08:20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鱼触费</w:delText>
              </w:r>
            </w:del>
            <w:ins w:id="327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、金融资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产</w:t>
            </w:r>
            <w:del w:id="328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取</w:delText>
              </w:r>
            </w:del>
            <w:ins w:id="329" w:author="CCJK" w:date="2024-10-18T08:2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重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分</w:t>
            </w:r>
            <w:del w:id="330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英法</w:delText>
              </w:r>
            </w:del>
            <w:ins w:id="331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类进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入其他</w:t>
            </w:r>
            <w:del w:id="332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然</w:delText>
              </w:r>
            </w:del>
            <w:ins w:id="333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</w:t>
            </w:r>
            <w:del w:id="334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超</w:delText>
              </w:r>
            </w:del>
            <w:ins w:id="335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的金</w:t>
            </w:r>
            <w:del w:id="336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氯</w:delText>
              </w:r>
            </w:del>
            <w:ins w:id="337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3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4</w:t>
            </w:r>
            <w:del w:id="339" w:author="CCJK" w:date="2024-10-18T08:21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,</w:delText>
              </w:r>
            </w:del>
            <w:ins w:id="340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其他债权投资信用</w:t>
            </w:r>
            <w:del w:id="341" w:author="CCJK" w:date="2024-10-18T08:21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M</w:delText>
              </w:r>
            </w:del>
            <w:ins w:id="342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值</w:t>
            </w:r>
            <w:del w:id="343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般需</w:delText>
              </w:r>
            </w:del>
            <w:ins w:id="344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准备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4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5</w:t>
            </w:r>
            <w:del w:id="346" w:author="CCJK" w:date="2024-10-18T08:21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成金源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*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密期体务</w:delText>
              </w:r>
            </w:del>
            <w:ins w:id="347" w:author="CCJK" w:date="2024-10-18T08:2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、现金</w:t>
              </w:r>
            </w:ins>
            <w:ins w:id="348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流量套期准备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4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6</w:t>
            </w:r>
            <w:del w:id="350" w:author="CCJK" w:date="2024-10-18T08:22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351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外币财务报表折算</w:t>
            </w:r>
            <w:del w:id="352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期帆</w:delText>
              </w:r>
            </w:del>
            <w:ins w:id="353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差额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5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7</w:t>
            </w:r>
            <w:del w:id="355" w:author="CCJK" w:date="2024-10-18T08:22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.K</w:delText>
              </w:r>
            </w:del>
            <w:ins w:id="356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他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35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归属于少</w:t>
            </w:r>
            <w:del w:id="358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政</w:delText>
              </w:r>
            </w:del>
            <w:ins w:id="359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数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股</w:t>
            </w:r>
            <w:del w:id="360" w:author="CCJK" w:date="2024-10-18T08:4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乐</w:delText>
              </w:r>
            </w:del>
            <w:ins w:id="361" w:author="CCJK" w:date="2024-10-18T08:4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东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的其他综合收益的</w:t>
            </w:r>
            <w:del w:id="362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收</w:delText>
              </w:r>
            </w:del>
            <w:ins w:id="363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税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后</w:t>
            </w:r>
            <w:del w:id="364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》照</w:delText>
              </w:r>
            </w:del>
            <w:ins w:id="365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净额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6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七、</w:t>
            </w:r>
            <w:del w:id="367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缘</w:delText>
              </w:r>
            </w:del>
            <w:ins w:id="368" w:author="CCJK" w:date="2024-10-18T08:2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合收益总</w:t>
            </w:r>
            <w:del w:id="369" w:author="CCJK" w:date="2024-10-18T08:23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-</w:delText>
              </w:r>
            </w:del>
            <w:ins w:id="370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7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372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打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k</w:delText>
              </w:r>
            </w:del>
            <w:ins w:id="373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归属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于母公司所有</w:t>
            </w:r>
            <w:del w:id="374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希</w:delText>
              </w:r>
            </w:del>
            <w:ins w:id="375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者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的</w:t>
            </w:r>
            <w:del w:id="376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好台收载总校</w:delText>
              </w:r>
            </w:del>
            <w:ins w:id="377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综合收益总额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7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归属于少数股东的</w:t>
            </w:r>
            <w:del w:id="379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保</w:delText>
              </w:r>
            </w:del>
            <w:ins w:id="380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</w:t>
            </w:r>
            <w:del w:id="381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粒</w:delText>
              </w:r>
            </w:del>
            <w:ins w:id="382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总</w:t>
            </w:r>
            <w:del w:id="383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经</w:delText>
              </w:r>
            </w:del>
            <w:ins w:id="384" w:author="CCJK" w:date="2024-10-18T08:2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38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386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八、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每股收</w:t>
            </w:r>
            <w:del w:id="387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立</w:delText>
              </w:r>
            </w:del>
            <w:ins w:id="388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：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38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390" w:author="CCJK" w:date="2024-10-18T08:24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-</w:delText>
              </w:r>
            </w:del>
            <w:ins w:id="391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一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）基本每股收</w:t>
            </w:r>
            <w:del w:id="392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以</w:delText>
              </w:r>
            </w:del>
            <w:ins w:id="393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（元</w:t>
            </w:r>
            <w:r>
              <w:rPr>
                <w:rFonts w:ascii="Arial Unicode MS" w:eastAsia="Arial Unicode MS" w:hAnsi="Arial Unicode MS" w:cs="Arial Unicode MS"/>
                <w:szCs w:val="24"/>
              </w:rPr>
              <w:t>/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股）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39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（二）稀</w:t>
            </w:r>
            <w:del w:id="395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界</w:delText>
              </w:r>
            </w:del>
            <w:ins w:id="396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每股收益（元</w:t>
            </w:r>
            <w:ins w:id="397" w:author="CCJK" w:date="2024-10-18T08:24:00Z">
              <w:r>
                <w:rPr>
                  <w:rFonts w:ascii="Arial Unicode MS" w:eastAsia="Arial Unicode MS" w:hAnsi="Arial Unicode MS" w:cs="Arial Unicode MS"/>
                  <w:szCs w:val="24"/>
                </w:rPr>
                <w:t>/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股）</w:t>
              </w:r>
            </w:ins>
            <w:del w:id="398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微）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39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附注五</w:t>
            </w:r>
            <w:del w:id="400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401" w:author="CCJK" w:date="2024-10-18T08:2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/>
                <w:szCs w:val="24"/>
              </w:rPr>
              <w:t>43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0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投资</w:t>
            </w:r>
            <w:del w:id="403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渊</w:delText>
              </w:r>
            </w:del>
            <w:ins w:id="404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活动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产生的现金流量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0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取得投</w:t>
            </w:r>
            <w:del w:id="406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费</w:delText>
              </w:r>
            </w:del>
            <w:ins w:id="407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收益收到的现金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0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409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编制单位：息锋县城市建设投资有限公司</w:t>
              </w:r>
            </w:ins>
            <w:del w:id="410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制单位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|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息烽城建设投责有限公司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41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金</w:t>
            </w:r>
            <w:del w:id="412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或</w:delText>
              </w:r>
            </w:del>
            <w:ins w:id="413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单位</w:t>
            </w:r>
            <w:del w:id="414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415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：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人民币元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1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实收</w:t>
            </w:r>
            <w:del w:id="417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费</w:delText>
              </w:r>
            </w:del>
            <w:ins w:id="418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1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420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城，</w:delText>
              </w:r>
            </w:del>
            <w:ins w:id="421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减：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库存股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2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423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微</w:delText>
              </w:r>
            </w:del>
            <w:ins w:id="424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盈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余公积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2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永</w:t>
            </w:r>
            <w:del w:id="426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埃</w:delText>
              </w:r>
            </w:del>
            <w:ins w:id="427" w:author="CCJK" w:date="2024-10-18T08:2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续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债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2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429" w:author="CCJK" w:date="2024-10-18T09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一、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上年年末余</w:t>
            </w:r>
            <w:del w:id="430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项</w:delText>
              </w:r>
            </w:del>
            <w:ins w:id="431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43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加</w:t>
            </w:r>
            <w:del w:id="433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434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：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会计政策</w:t>
            </w:r>
            <w:del w:id="435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受史</w:delText>
              </w:r>
            </w:del>
            <w:ins w:id="436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变更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43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438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阿</w:delText>
              </w:r>
            </w:del>
            <w:ins w:id="439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同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一控制下企业</w:t>
            </w:r>
            <w:del w:id="440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自井</w:delText>
              </w:r>
            </w:del>
            <w:ins w:id="441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合并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44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443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八</w:delText>
              </w:r>
            </w:del>
            <w:ins w:id="444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他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4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三、本期增减</w:t>
            </w:r>
            <w:del w:id="446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支</w:delText>
              </w:r>
            </w:del>
            <w:ins w:id="447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变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动金</w:t>
            </w:r>
            <w:del w:id="448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演</w:delText>
              </w:r>
            </w:del>
            <w:ins w:id="449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450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淑</w:delText>
              </w:r>
            </w:del>
            <w:ins w:id="451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少以</w:t>
            </w:r>
            <w:del w:id="452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“一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453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”号填列）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45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455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导始别）</w:delText>
              </w:r>
            </w:del>
            <w:ins w:id="456" w:author="CCJK" w:date="2024-10-18T08:26:00Z">
              <w:r>
                <w:rPr>
                  <w:rFonts w:ascii="Arial Unicode MS" w:eastAsia="Arial Unicode MS" w:hAnsi="Arial Unicode MS" w:cs="Arial Unicode MS"/>
                  <w:szCs w:val="24"/>
                </w:rPr>
                <w:t>#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45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lastRenderedPageBreak/>
              <w:t>（一）</w:t>
            </w:r>
            <w:del w:id="458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媒</w:delText>
              </w:r>
            </w:del>
            <w:ins w:id="459" w:author="CCJK" w:date="2024-10-18T08:2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合收益</w:t>
            </w:r>
            <w:del w:id="460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以强</w:delText>
              </w:r>
            </w:del>
            <w:ins w:id="461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总额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46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（二）所有者投入和</w:t>
            </w:r>
            <w:del w:id="463" w:author="CCJK" w:date="2024-10-18T08:27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X</w:delText>
              </w:r>
            </w:del>
            <w:ins w:id="464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少资本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6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、所有者投入的</w:t>
            </w:r>
            <w:del w:id="466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件</w:delText>
              </w:r>
            </w:del>
            <w:ins w:id="467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普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通股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6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</w:t>
            </w:r>
            <w:del w:id="469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凡</w:delText>
              </w:r>
            </w:del>
            <w:ins w:id="470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其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他权益工具</w:t>
            </w:r>
            <w:del w:id="471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待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K</w:delText>
              </w:r>
            </w:del>
            <w:ins w:id="472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持有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者投入</w:t>
            </w:r>
            <w:del w:id="473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费</w:delText>
              </w:r>
            </w:del>
            <w:ins w:id="474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7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476" w:author="CCJK" w:date="2024-10-18T08:27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=</w:delText>
              </w:r>
            </w:del>
            <w:ins w:id="477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三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）利</w:t>
            </w:r>
            <w:del w:id="478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源</w:delText>
              </w:r>
            </w:del>
            <w:ins w:id="479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分配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8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del w:id="481" w:author="CCJK" w:date="2024-10-18T09:29:00Z">
              <w:r w:rsidDel="00863688">
                <w:rPr>
                  <w:rFonts w:ascii="Arial Unicode MS" w:eastAsia="Arial Unicode MS" w:hAnsi="Arial Unicode MS" w:cs="Arial Unicode MS" w:hint="eastAsia"/>
                  <w:szCs w:val="24"/>
                </w:rPr>
                <w:delText>.</w:delText>
              </w:r>
            </w:del>
            <w:ins w:id="482" w:author="CCJK" w:date="2024-10-18T09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提取</w:t>
            </w:r>
            <w:del w:id="483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做</w:delText>
              </w:r>
            </w:del>
            <w:ins w:id="484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盈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余公积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8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</w:t>
            </w:r>
            <w:del w:id="486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时</w:delText>
              </w:r>
            </w:del>
            <w:ins w:id="487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对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所有者的分</w:t>
            </w:r>
            <w:del w:id="488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国</w:delText>
              </w:r>
            </w:del>
            <w:ins w:id="489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配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49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491" w:author="CCJK" w:date="2024-10-18T08:27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B9</w:delText>
              </w:r>
            </w:del>
            <w:ins w:id="492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四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）所有者权</w:t>
            </w:r>
            <w:del w:id="493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核</w:delText>
              </w:r>
            </w:del>
            <w:ins w:id="494" w:author="CCJK" w:date="2024-10-18T08:2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内部结转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9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、资本公</w:t>
            </w:r>
            <w:del w:id="496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枳</w:delText>
              </w:r>
            </w:del>
            <w:ins w:id="497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积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转增资本（或实收资本）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49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</w:t>
            </w:r>
            <w:del w:id="499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的</w:delText>
              </w:r>
            </w:del>
            <w:ins w:id="500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盈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余公积转增资本（或实收资本）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0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3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</w:t>
            </w:r>
            <w:del w:id="502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故</w:delText>
              </w:r>
            </w:del>
            <w:ins w:id="503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盈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余公</w:t>
            </w:r>
            <w:del w:id="504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职</w:delText>
              </w:r>
            </w:del>
            <w:ins w:id="505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积</w:t>
              </w:r>
            </w:ins>
            <w:del w:id="506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你朴可根</w:delText>
              </w:r>
            </w:del>
            <w:ins w:id="507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弥补亏损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0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4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、设定受益计划变动</w:t>
            </w:r>
            <w:del w:id="509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颤</w:delText>
              </w:r>
            </w:del>
            <w:ins w:id="510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结</w:t>
            </w:r>
            <w:del w:id="511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好</w:delText>
              </w:r>
            </w:del>
            <w:ins w:id="512" w:author="CCJK" w:date="2024-10-18T08:28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转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留存收益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1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5</w:t>
            </w:r>
            <w:del w:id="514" w:author="CCJK" w:date="2024-10-18T08:29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'</w:delText>
              </w:r>
            </w:del>
            <w:ins w:id="515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其他</w:t>
            </w:r>
            <w:del w:id="516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煤</w:delText>
              </w:r>
            </w:del>
            <w:ins w:id="517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合收益</w:t>
            </w:r>
            <w:del w:id="518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站</w:delText>
              </w:r>
            </w:del>
            <w:ins w:id="519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结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转留存收益</w:t>
            </w:r>
          </w:p>
        </w:tc>
      </w:tr>
      <w:tr w:rsidR="00354608" w:rsidTr="00354608">
        <w:trPr>
          <w:trHeight w:val="132"/>
          <w:trPrChange w:id="520" w:author="CCJK" w:date="2024-10-18T09:30:00Z">
            <w:trPr>
              <w:trHeight w:val="132"/>
            </w:trPr>
          </w:trPrChange>
        </w:trPr>
        <w:tc>
          <w:tcPr>
            <w:tcW w:w="4502" w:type="dxa"/>
            <w:shd w:val="clear" w:color="auto" w:fill="F2F2F2"/>
            <w:tcPrChange w:id="52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522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《</w:delText>
              </w:r>
            </w:del>
            <w:ins w:id="523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（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五</w:t>
            </w:r>
            <w:del w:id="524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》</w:delText>
              </w:r>
            </w:del>
            <w:ins w:id="525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）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专项储</w:t>
            </w:r>
            <w:del w:id="526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务</w:delText>
              </w:r>
            </w:del>
            <w:ins w:id="527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备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2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del w:id="529" w:author="CCJK" w:date="2024-10-18T08:29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,</w:delText>
              </w:r>
            </w:del>
            <w:ins w:id="530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本期</w:t>
            </w:r>
            <w:del w:id="531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极</w:delText>
              </w:r>
            </w:del>
            <w:ins w:id="532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提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取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3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534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四、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本年年</w:t>
            </w:r>
            <w:del w:id="535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太</w:delText>
              </w:r>
            </w:del>
            <w:ins w:id="536" w:author="CCJK" w:date="2024-10-18T08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末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余</w:t>
            </w:r>
            <w:del w:id="537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项</w:delText>
              </w:r>
            </w:del>
            <w:ins w:id="538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3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ins w:id="540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编制单位：息锋县城市建设投资有限公司</w:t>
              </w:r>
            </w:ins>
            <w:del w:id="541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织制单位，息建县城市设投费有限公司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54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金</w:t>
            </w:r>
            <w:ins w:id="543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单位：</w:t>
            </w:r>
            <w:ins w:id="544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人民币元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4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上年</w:t>
            </w:r>
            <w:del w:id="546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也</w:delText>
              </w:r>
            </w:del>
            <w:ins w:id="547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金额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4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少数股东权</w:t>
            </w:r>
            <w:del w:id="549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款</w:delText>
              </w:r>
            </w:del>
            <w:ins w:id="550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5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实收</w:t>
            </w:r>
            <w:del w:id="552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责</w:delText>
              </w:r>
            </w:del>
            <w:ins w:id="553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5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其他权</w:t>
            </w:r>
            <w:del w:id="555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微</w:delText>
              </w:r>
            </w:del>
            <w:ins w:id="556" w:author="CCJK" w:date="2024-10-18T08:30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工具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5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558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忧</w:delText>
              </w:r>
            </w:del>
            <w:ins w:id="559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减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：</w:t>
            </w:r>
            <w:ins w:id="560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库存股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6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562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范埃</w:delText>
              </w:r>
            </w:del>
            <w:ins w:id="563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永续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债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6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一、上年年末余</w:t>
            </w:r>
            <w:del w:id="565" w:author="CCJK" w:date="2024-10-18T08:31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W</w:delText>
              </w:r>
            </w:del>
            <w:ins w:id="566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6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568" w:author="CCJK" w:date="2024-10-18T08:31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Dll</w:delText>
              </w:r>
            </w:del>
            <w:ins w:id="569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加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：</w:t>
            </w:r>
            <w:ins w:id="570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会计政策变更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7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前期差</w:t>
            </w:r>
            <w:del w:id="572" w:author="CCJK" w:date="2024-10-18T08:31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M</w:delText>
              </w:r>
            </w:del>
            <w:ins w:id="573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错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更正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7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二、本年年初余</w:t>
            </w:r>
            <w:ins w:id="575" w:author="CCJK" w:date="2024-10-18T08:31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惠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7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三、本期</w:t>
            </w:r>
            <w:ins w:id="577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增</w:t>
              </w:r>
            </w:ins>
            <w:del w:id="578" w:author="CCJK" w:date="2024-10-18T08:32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1</w:delText>
              </w:r>
            </w:del>
            <w:r>
              <w:rPr>
                <w:rFonts w:ascii="Arial Unicode MS" w:eastAsia="Arial Unicode MS" w:hAnsi="Arial Unicode MS" w:cs="Arial Unicode MS" w:hint="eastAsia"/>
                <w:szCs w:val="24"/>
              </w:rPr>
              <w:t>减变动金</w:t>
            </w:r>
            <w:del w:id="579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强</w:delText>
              </w:r>
            </w:del>
            <w:ins w:id="580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（减少以</w:t>
            </w:r>
            <w:del w:id="581" w:author="CCJK" w:date="2024-10-18T08:32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"</w:delTex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一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"</w:delText>
              </w:r>
            </w:del>
            <w:ins w:id="582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“</w: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t>-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”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号填列）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8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lastRenderedPageBreak/>
              <w:t>（</w:t>
            </w:r>
            <w:del w:id="584" w:author="CCJK" w:date="2024-10-18T08:32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-</w:delText>
              </w:r>
            </w:del>
            <w:ins w:id="585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一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）</w:t>
            </w:r>
            <w:del w:id="586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媒</w:delText>
              </w:r>
            </w:del>
            <w:ins w:id="587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</w:t>
            </w:r>
            <w:del w:id="588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核息项</w:delText>
              </w:r>
            </w:del>
            <w:ins w:id="589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益总额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59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（二</w:t>
            </w:r>
            <w:del w:id="591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》</w:delText>
              </w:r>
            </w:del>
            <w:ins w:id="592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）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所有者投入和减少</w:t>
            </w:r>
            <w:del w:id="593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费</w:delText>
              </w:r>
            </w:del>
            <w:ins w:id="594" w:author="CCJK" w:date="2024-10-18T08:32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59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596" w:author="CCJK" w:date="2024-10-18T08:3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匚只痔</w:delText>
              </w:r>
            </w:del>
            <w:ins w:id="597" w:author="CCJK" w:date="2024-10-18T08:33:00Z">
              <w:r>
                <w:rPr>
                  <w:rFonts w:ascii="Arial Unicode MS" w:eastAsia="Arial Unicode MS" w:hAnsi="Arial Unicode MS" w:cs="Arial Unicode MS"/>
                  <w:szCs w:val="24"/>
                </w:rPr>
                <w:t>2</w:t>
              </w:r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、其他权益工具持有</w:t>
              </w:r>
            </w:ins>
            <w:del w:id="598" w:author="CCJK" w:date="2024-10-18T08:3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有力</w:delText>
              </w:r>
            </w:del>
            <w:ins w:id="599" w:author="CCJK" w:date="2024-10-18T08:3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者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投入资本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0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3</w:t>
            </w:r>
            <w:del w:id="601" w:author="CCJK" w:date="2024-10-18T08:33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602" w:author="CCJK" w:date="2024-10-18T08:3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股份支</w:t>
            </w:r>
            <w:del w:id="603" w:author="CCJK" w:date="2024-10-18T08:3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何</w:delText>
              </w:r>
            </w:del>
            <w:ins w:id="604" w:author="CCJK" w:date="2024-10-18T08:3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付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计入所</w:t>
            </w:r>
            <w:del w:id="605" w:author="CCJK" w:date="2024-10-18T08:3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行希权拉的金</w:delText>
              </w:r>
              <w:r>
                <w:rPr>
                  <w:rFonts w:ascii="Arial Unicode MS" w:eastAsia="Arial Unicode MS" w:hAnsi="Arial Unicode MS" w:cs="Arial Unicode MS"/>
                  <w:szCs w:val="24"/>
                </w:rPr>
                <w:delText>SJ</w:delText>
              </w:r>
            </w:del>
            <w:ins w:id="606" w:author="CCJK" w:date="2024-10-18T08:33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有者权益的</w:t>
              </w:r>
            </w:ins>
            <w:ins w:id="607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金额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60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del w:id="609" w:author="CCJK" w:date="2024-10-18T08:34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=</w:delText>
              </w:r>
            </w:del>
            <w:ins w:id="610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三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）利</w:t>
            </w:r>
            <w:del w:id="611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湖</w:delText>
              </w:r>
            </w:del>
            <w:ins w:id="612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分配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1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del w:id="614" w:author="CCJK" w:date="2024-10-18T08:34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615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提取</w:t>
            </w:r>
            <w:del w:id="616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就</w:delText>
              </w:r>
            </w:del>
            <w:ins w:id="617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盈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余公</w:t>
            </w:r>
            <w:del w:id="618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枳</w:delText>
              </w:r>
            </w:del>
            <w:ins w:id="619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积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62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、对所有</w:t>
            </w:r>
            <w:del w:id="621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占</w:delText>
              </w:r>
            </w:del>
            <w:ins w:id="622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者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的分配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2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</w:t>
            </w:r>
            <w:del w:id="624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宽</w:delText>
              </w:r>
            </w:del>
            <w:ins w:id="625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本公</w:t>
            </w:r>
            <w:del w:id="626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权</w:delText>
              </w:r>
            </w:del>
            <w:ins w:id="627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积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转增资本（或实收资本）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2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、盈余公</w:t>
            </w:r>
            <w:del w:id="629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初</w:delText>
              </w:r>
            </w:del>
            <w:ins w:id="630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积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转</w:t>
            </w:r>
            <w:del w:id="631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加</w:delText>
              </w:r>
            </w:del>
            <w:ins w:id="632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增</w:t>
              </w:r>
            </w:ins>
            <w:del w:id="633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校</w:delText>
              </w:r>
            </w:del>
            <w:ins w:id="634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本（或实收</w:t>
            </w:r>
            <w:del w:id="635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银</w:delText>
              </w:r>
            </w:del>
            <w:ins w:id="636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本）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3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3</w:t>
            </w:r>
            <w:del w:id="638" w:author="CCJK" w:date="2024-10-18T08:34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,</w:delText>
              </w:r>
            </w:del>
            <w:ins w:id="639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盈余公</w:t>
            </w:r>
            <w:del w:id="640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粮</w:delText>
              </w:r>
            </w:del>
            <w:ins w:id="641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积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弥补</w:t>
            </w:r>
            <w:del w:id="642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号</w:delText>
              </w:r>
            </w:del>
            <w:ins w:id="643" w:author="CCJK" w:date="2024-10-18T08:34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亏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损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4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4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、设定受益计划变动额结</w:t>
            </w:r>
            <w:del w:id="645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特</w:delText>
              </w:r>
            </w:del>
            <w:ins w:id="646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转</w:t>
              </w:r>
            </w:ins>
            <w:del w:id="647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即</w:delText>
              </w:r>
            </w:del>
            <w:ins w:id="648" w:author="CCJK" w:date="2024-10-18T09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留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存收益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49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5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、其他</w:t>
            </w:r>
            <w:del w:id="650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修</w:delText>
              </w:r>
            </w:del>
            <w:ins w:id="651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综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合收</w:t>
            </w:r>
            <w:del w:id="652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总</w:delText>
              </w:r>
            </w:del>
            <w:ins w:id="653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结转</w:t>
            </w:r>
            <w:del w:id="654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团</w:delText>
              </w:r>
            </w:del>
            <w:ins w:id="655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留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存收</w:t>
            </w:r>
            <w:del w:id="656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。</w:delText>
              </w:r>
            </w:del>
            <w:ins w:id="657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益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65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（五）专</w:t>
            </w:r>
            <w:ins w:id="659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项储备</w:t>
              </w:r>
            </w:ins>
            <w:del w:id="660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现偷着</w:delText>
              </w:r>
            </w:del>
          </w:p>
        </w:tc>
      </w:tr>
      <w:tr w:rsidR="00354608" w:rsidTr="00354608">
        <w:tc>
          <w:tcPr>
            <w:tcW w:w="4502" w:type="dxa"/>
            <w:shd w:val="clear" w:color="auto" w:fill="F2F2F2"/>
            <w:tcPrChange w:id="66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del w:id="662" w:author="CCJK" w:date="2024-10-18T08:35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.</w:delText>
              </w:r>
            </w:del>
            <w:ins w:id="663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del w:id="664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木</w:delText>
              </w:r>
            </w:del>
            <w:ins w:id="665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本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期提取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6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四</w:t>
            </w:r>
            <w:del w:id="667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，</w:delText>
              </w:r>
            </w:del>
            <w:ins w:id="668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、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本年年末余</w:t>
            </w:r>
            <w:del w:id="669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假</w:delText>
              </w:r>
            </w:del>
            <w:ins w:id="670" w:author="CCJK" w:date="2024-10-18T08:35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额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67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应收账款坏账准备期末余额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7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坏账准</w:t>
            </w:r>
            <w:del w:id="673" w:author="CCJK" w:date="2024-10-18T08:3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彳</w:delText>
              </w:r>
            </w:del>
            <w:ins w:id="674" w:author="CCJK" w:date="2024-10-18T08:3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备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67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8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、其他权益工具投</w:t>
            </w:r>
            <w:ins w:id="676" w:author="CCJK" w:date="2024-10-18T08:3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资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67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del w:id="678" w:author="CCJK" w:date="2024-10-18T08:36:00Z">
              <w:r>
                <w:rPr>
                  <w:rFonts w:ascii="Arial Unicode MS" w:eastAsia="Arial Unicode MS" w:hAnsi="Arial Unicode MS" w:cs="Arial Unicode MS"/>
                  <w:szCs w:val="24"/>
                </w:rPr>
                <w:delText>&lt;</w:delText>
              </w:r>
            </w:del>
            <w:ins w:id="679" w:author="CCJK" w:date="2024-10-18T08:36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（</w:t>
              </w:r>
            </w:ins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）存货转入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8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小寨坝沥青站场地改造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8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预付购买无形资产款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8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②截至</w:t>
            </w:r>
            <w:r>
              <w:rPr>
                <w:rFonts w:ascii="Arial Unicode MS" w:eastAsia="Arial Unicode MS" w:hAnsi="Arial Unicode MS" w:cs="Arial Unicode MS"/>
                <w:szCs w:val="24"/>
              </w:rPr>
              <w:t>2023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年</w:t>
            </w:r>
            <w:r>
              <w:rPr>
                <w:rFonts w:ascii="Arial Unicode MS" w:eastAsia="Arial Unicode MS" w:hAnsi="Arial Unicode MS" w:cs="Arial Unicode MS"/>
                <w:szCs w:val="24"/>
              </w:rPr>
              <w:t>12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月</w:t>
            </w:r>
            <w:r>
              <w:rPr>
                <w:rFonts w:ascii="Arial Unicode MS" w:eastAsia="Arial Unicode MS" w:hAnsi="Arial Unicode MS" w:cs="Arial Unicode MS"/>
                <w:szCs w:val="24"/>
              </w:rPr>
              <w:t>31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日其他应付账款前五名客户列示如下：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8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19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息烽城投债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8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19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息</w:t>
            </w:r>
            <w:ins w:id="685" w:author="CCJK" w:date="2024-10-18T09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烽</w:t>
              </w:r>
            </w:ins>
            <w:del w:id="686" w:author="CCJK" w:date="2024-10-18T09:29:00Z">
              <w:r w:rsidDel="00863688">
                <w:rPr>
                  <w:rFonts w:ascii="Arial Unicode MS" w:eastAsia="Arial Unicode MS" w:hAnsi="Arial Unicode MS" w:cs="Arial Unicode MS" w:hint="eastAsia"/>
                  <w:szCs w:val="24"/>
                </w:rPr>
                <w:delText>灯</w:delText>
              </w:r>
            </w:del>
            <w:r>
              <w:rPr>
                <w:rFonts w:ascii="Arial Unicode MS" w:eastAsia="Arial Unicode MS" w:hAnsi="Arial Unicode MS" w:cs="Arial Unicode MS" w:hint="eastAsia"/>
                <w:szCs w:val="24"/>
              </w:rPr>
              <w:t>城投债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8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调整后期初未分配利</w:t>
            </w:r>
            <w:del w:id="688" w:author="CCJK" w:date="2024-10-18T08:3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洞</w:delText>
              </w:r>
            </w:del>
            <w:ins w:id="689" w:author="CCJK" w:date="2024-10-18T08:37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0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新型墙体材料专项资金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2020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年四季度培育市场主体新增上线企业补贴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2021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年省级现代服务业专项资金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lastRenderedPageBreak/>
              <w:t>土地使用权无偿收回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往来款、暂付款及其他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5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往来款、暂付款及其他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贷转存账户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7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支付股东股权回购款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698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Cs w:val="24"/>
              </w:rPr>
              <w:t>1.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将净利</w:t>
            </w:r>
            <w:del w:id="699" w:author="CCJK" w:date="2024-10-18T09:29:00Z">
              <w:r w:rsidDel="00863688">
                <w:rPr>
                  <w:rFonts w:ascii="Arial Unicode MS" w:eastAsia="Arial Unicode MS" w:hAnsi="Arial Unicode MS" w:cs="Arial Unicode MS" w:hint="eastAsia"/>
                  <w:szCs w:val="24"/>
                </w:rPr>
                <w:delText>涧</w:delText>
              </w:r>
            </w:del>
            <w:ins w:id="700" w:author="CCJK" w:date="2024-10-18T09:2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润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调节为经营活动现金流量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701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贷转存账户、保证金账户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702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银行贷款担保以及其他担保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703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应收账款坏账准备期末余额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704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（</w:t>
            </w:r>
            <w:r>
              <w:rPr>
                <w:rFonts w:ascii="Arial Unicode MS" w:eastAsia="Arial Unicode MS" w:hAnsi="Arial Unicode MS" w:cs="Arial Unicode MS"/>
                <w:szCs w:val="24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szCs w:val="24"/>
              </w:rPr>
              <w:t>）其他应收款</w:t>
            </w:r>
            <w:ins w:id="705" w:author="CCJK" w:date="2024-10-18T08:39:00Z">
              <w:r>
                <w:rPr>
                  <w:rFonts w:ascii="Arial Unicode MS" w:eastAsia="Arial Unicode MS" w:hAnsi="Arial Unicode MS" w:cs="Arial Unicode MS"/>
                  <w:szCs w:val="24"/>
                </w:rPr>
                <w:t>///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①按账龄披露</w:t>
            </w:r>
          </w:p>
        </w:tc>
      </w:tr>
      <w:tr w:rsidR="00354608" w:rsidTr="00354608">
        <w:tc>
          <w:tcPr>
            <w:tcW w:w="4502" w:type="dxa"/>
            <w:shd w:val="clear" w:color="auto" w:fill="F2F2F2"/>
            <w:tcPrChange w:id="706" w:author="CCJK" w:date="2024-10-18T09:30:00Z">
              <w:tcPr>
                <w:tcW w:w="4502" w:type="dxa"/>
                <w:shd w:val="clear" w:color="auto" w:fill="F2F2F2"/>
              </w:tcPr>
            </w:tcPrChange>
          </w:tcPr>
          <w:p w:rsidR="00354608" w:rsidRDefault="00354608">
            <w:pPr>
              <w:rPr>
                <w:rFonts w:ascii="Arial Unicode MS" w:eastAsia="Arial Unicode MS" w:hAnsi="Arial Unicode MS" w:cs="Arial Unicode MS"/>
                <w:szCs w:val="24"/>
              </w:rPr>
            </w:pPr>
            <w:r>
              <w:rPr>
                <w:rFonts w:ascii="Arial Unicode MS" w:eastAsia="Arial Unicode MS" w:hAnsi="Arial Unicode MS" w:cs="Arial Unicode MS" w:hint="eastAsia"/>
                <w:szCs w:val="24"/>
              </w:rPr>
              <w:t>一、联</w:t>
            </w:r>
            <w:del w:id="707" w:author="CCJK" w:date="2024-10-18T08:3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delText>菅</w:delText>
              </w:r>
            </w:del>
            <w:ins w:id="708" w:author="CCJK" w:date="2024-10-18T08:39:00Z">
              <w:r>
                <w:rPr>
                  <w:rFonts w:ascii="Arial Unicode MS" w:eastAsia="Arial Unicode MS" w:hAnsi="Arial Unicode MS" w:cs="Arial Unicode MS" w:hint="eastAsia"/>
                  <w:szCs w:val="24"/>
                </w:rPr>
                <w:t>营</w:t>
              </w:r>
            </w:ins>
            <w:r>
              <w:rPr>
                <w:rFonts w:ascii="Arial Unicode MS" w:eastAsia="Arial Unicode MS" w:hAnsi="Arial Unicode MS" w:cs="Arial Unicode MS" w:hint="eastAsia"/>
                <w:szCs w:val="24"/>
              </w:rPr>
              <w:t>企业</w:t>
            </w:r>
          </w:p>
        </w:tc>
      </w:tr>
    </w:tbl>
    <w:p w:rsidR="00A83B01" w:rsidRDefault="00A83B01">
      <w:pPr>
        <w:rPr>
          <w:szCs w:val="24"/>
        </w:rPr>
      </w:pPr>
    </w:p>
    <w:sectPr w:rsidR="00A83B01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3B01" w:rsidRDefault="00A83B01">
      <w:pPr>
        <w:widowControl w:val="0"/>
        <w:autoSpaceDE w:val="0"/>
        <w:autoSpaceDN w:val="0"/>
        <w:adjustRightInd w:val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separator/>
      </w:r>
    </w:p>
  </w:endnote>
  <w:endnote w:type="continuationSeparator" w:id="0">
    <w:p w:rsidR="00A83B01" w:rsidRDefault="00A83B01">
      <w:pPr>
        <w:widowControl w:val="0"/>
        <w:autoSpaceDE w:val="0"/>
        <w:autoSpaceDN w:val="0"/>
        <w:adjustRightInd w:val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 Unicode MS"/>
    <w:panose1 w:val="020B0604020202020204"/>
    <w:charset w:val="86"/>
    <w:family w:val="swiss"/>
    <w:pitch w:val="variable"/>
    <w:sig w:usb0="F7FFAFFF" w:usb1="E9DFFFFF" w:usb2="0000003F" w:usb3="00000000" w:csb0="001F00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3B01" w:rsidRDefault="00A83B01">
      <w:pPr>
        <w:widowControl w:val="0"/>
        <w:autoSpaceDE w:val="0"/>
        <w:autoSpaceDN w:val="0"/>
        <w:adjustRightInd w:val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separator/>
      </w:r>
    </w:p>
  </w:footnote>
  <w:footnote w:type="continuationSeparator" w:id="0">
    <w:p w:rsidR="00A83B01" w:rsidRDefault="00A83B01">
      <w:pPr>
        <w:widowControl w:val="0"/>
        <w:autoSpaceDE w:val="0"/>
        <w:autoSpaceDN w:val="0"/>
        <w:adjustRightInd w:val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CJK">
    <w15:presenceInfo w15:providerId="None" w15:userId="CCJ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embedSystemFonts/>
  <w:trackRevisions/>
  <w:defaultTabStop w:val="708"/>
  <w:hyphenationZone w:val="425"/>
  <w:drawingGridHorizontalSpacing w:val="110"/>
  <w:displayHorizontalDrawingGridEvery w:val="2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VkOWViNTMyODBhYWI3MDljNDk4N2ZjNzE5YjQwZjMifQ=="/>
  </w:docVars>
  <w:rsids>
    <w:rsidRoot w:val="00863688"/>
    <w:rsid w:val="00000000"/>
    <w:rsid w:val="00283465"/>
    <w:rsid w:val="00354608"/>
    <w:rsid w:val="00512C09"/>
    <w:rsid w:val="00863688"/>
    <w:rsid w:val="00A83B01"/>
    <w:rsid w:val="00DA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C2248"/>
  <w14:defaultImageDpi w14:val="0"/>
  <w15:docId w15:val="{CD97AE0A-E01C-4AD6-B40E-2A4E6F7D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nhideWhenUsed="1"/>
    <w:lsdException w:name="No Spacing" w:qFormat="1"/>
    <w:lsdException w:name="List Paragraph" w:qFormat="1"/>
    <w:lsdException w:name="Quote" w:qFormat="1"/>
    <w:lsdException w:name="Intense Quote" w:qFormat="1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cs="Times New Roman"/>
      <w:color w:val="000000"/>
      <w:kern w:val="0"/>
      <w:sz w:val="20"/>
      <w:szCs w:val="20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qInternal">
    <w:name w:val="mqInternal"/>
    <w:uiPriority w:val="99"/>
    <w:unhideWhenUsed/>
    <w:rPr>
      <w:rFonts w:ascii="Tahoma" w:eastAsia="Times New Roman" w:hAnsi="Tahoma" w:cs="Tahoma"/>
      <w:color w:val="800000"/>
      <w:sz w:val="20"/>
    </w:rPr>
  </w:style>
  <w:style w:type="paragraph" w:styleId="a3">
    <w:name w:val="Balloon Text"/>
    <w:basedOn w:val="a"/>
    <w:link w:val="a4"/>
    <w:uiPriority w:val="99"/>
    <w:semiHidden/>
    <w:unhideWhenUsed/>
    <w:rsid w:val="00863688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63688"/>
    <w:rPr>
      <w:rFonts w:cs="Times New Roman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CCJK</cp:lastModifiedBy>
  <cp:revision>3</cp:revision>
  <dcterms:created xsi:type="dcterms:W3CDTF">2024-10-18T01:30:00Z</dcterms:created>
  <dcterms:modified xsi:type="dcterms:W3CDTF">2024-10-18T01:30:00Z</dcterms:modified>
</cp:coreProperties>
</file>