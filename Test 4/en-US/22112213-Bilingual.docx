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5474" w:type="dxa"/>
        <w:tblLayout w:type="fixed"/>
        <w:tblLook w:val="04A0" w:firstRow="1" w:lastRow="0" w:firstColumn="1" w:lastColumn="0" w:noHBand="0" w:noVBand="1"/>
      </w:tblPr>
      <w:tblGrid>
        <w:gridCol w:w="15474"/>
      </w:tblGrid>
      <w:tr w:rsidR="00E75BD2" w:rsidRPr="00574772" w:rsidDel="0038573D" w:rsidTr="00AB2540">
        <w:trPr>
          <w:del w:id="0" w:author="CCJK" w:date="2024-10-18T08:01:00Z"/>
        </w:trPr>
        <w:tc>
          <w:tcPr>
            <w:tcW w:w="15474" w:type="dxa"/>
            <w:shd w:val="clear" w:color="auto" w:fill="F2F2F2" w:themeFill="background1" w:themeFillShade="F2"/>
          </w:tcPr>
          <w:p w:rsidDel="0038573D">
            <w:pPr>
              <w:jc w:val="center"/>
              <w:rPr>
                <w:del w:id="1" w:author="CCJK" w:date="2024-10-18T08:01:00Z"/>
                <w:rFonts w:ascii="Arial Unicode MS" w:eastAsia="Arial Unicode MS" w:hAnsi="Arial Unicode MS" w:cs="Arial Unicode MS"/>
                <w:b/>
              </w:rPr>
            </w:pPr>
            <w:bookmarkStart w:id="2" w:name="_GoBack"/>
            <w:bookmarkEnd w:id="2"/>
          </w:p>
          <w:p w:rsidDel="0038573D">
            <w:pPr>
              <w:jc w:val="center"/>
              <w:rPr>
                <w:del w:id="4" w:author="CCJK" w:date="2024-10-18T08:01:00Z"/>
                <w:rFonts w:ascii="Arial Unicode MS" w:eastAsia="Arial Unicode MS" w:hAnsi="Arial Unicode MS" w:cs="Arial Unicode MS"/>
                <w:b/>
              </w:rPr>
            </w:pPr>
          </w:p>
          <w:p w:rsidDel="0038573D">
            <w:pPr>
              <w:jc w:val="center"/>
              <w:rPr>
                <w:del w:id="6" w:author="CCJK" w:date="2024-10-18T08:01:00Z"/>
                <w:rFonts w:ascii="Arial Unicode MS" w:eastAsia="Arial Unicode MS" w:hAnsi="Arial Unicode MS" w:cs="Arial Unicode MS"/>
                <w:b/>
              </w:rPr>
            </w:pPr>
          </w:p>
        </w:tc>
      </w:tr>
    </w:tbl>
    <w:p>
      <w:pPr>
        <w:rPr>
          <w:rFonts w:ascii="Arial Unicode MS" w:eastAsia="Arial Unicode MS" w:hAnsi="Arial Unicode MS" w:cs="Arial Unicode MS"/>
        </w:rPr>
      </w:pPr>
    </w:p>
    <w:tbl>
      <w:tblPr>
        <w:tblW w:w="3929" w:type="dxa"/>
        <w:tblInd w:w="12" w:type="dxa"/>
        <w:tblLook w:val="04A0" w:firstRow="1" w:lastRow="0" w:firstColumn="1" w:lastColumn="0" w:noHBand="0" w:noVBand="1"/>
        <w:tblPrChange w:id="9" w:author="CCJK" w:date="2024-10-18T08:01:00Z">
          <w:tblPr>
            <w:tblW w:w="4501" w:type="dxa"/>
            <w:tblInd w:w="2" w:type="dxa"/>
            <w:tblLook w:val="04A0" w:firstRow="1" w:lastRow="0" w:firstColumn="1" w:lastColumn="0" w:noHBand="0" w:noVBand="1"/>
          </w:tblPr>
        </w:tblPrChange>
      </w:tblPr>
      <w:tblGrid>
        <w:gridCol w:w="3929"/>
        <w:tblGridChange w:id="10">
          <w:tblGrid>
            <w:gridCol w:w="3929"/>
          </w:tblGrid>
        </w:tblGridChange>
      </w:tblGrid>
      <w:tr w:rsidR="0038573D" w:rsidRPr="00574772" w:rsidTr="0038573D">
        <w:trPr>
          <w:trHeight w:val="252"/>
          <w:trPrChange w:id="1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" w:author="CCJK" w:date="2024-10-18T08:01:00Z">
              <w:tcPr>
                <w:tcW w:w="3929" w:type="dxa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b/>
                <w:bCs/>
                <w:szCs w:val="20"/>
              </w:rPr>
            </w:pPr>
            <w:r>
              <w:rPr>
                <w:b/>
                <w:bCs/>
              </w:rPr>
              <w:t xml:space="preserve">Chinese (PRC)</w:t>
            </w:r>
          </w:p>
        </w:tc>
      </w:tr>
      <w:tr w:rsidR="0038573D" w:rsidRPr="00574772" w:rsidTr="0038573D">
        <w:trPr>
          <w:trHeight w:val="252"/>
          <w:trPrChange w:id="1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4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Consolidated Balance Sheet</w:t>
            </w:r>
          </w:p>
        </w:tc>
      </w:tr>
      <w:tr w:rsidR="0038573D" w:rsidRPr="00574772" w:rsidTr="0038573D">
        <w:trPr>
          <w:trHeight w:val="252"/>
          <w:trPrChange w:id="2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#</w:t>
            </w:r>
          </w:p>
        </w:tc>
      </w:tr>
      <w:tr w:rsidR="0038573D" w:rsidRPr="00574772" w:rsidTr="0038573D">
        <w:trPr>
          <w:trHeight w:val="252"/>
          <w:trPrChange w:id="2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Amount in: RMB Yuan</w:t>
            </w:r>
          </w:p>
        </w:tc>
      </w:tr>
      <w:tr w:rsidR="0038573D" w:rsidRPr="00574772" w:rsidTr="0038573D">
        <w:trPr>
          <w:trHeight w:val="252"/>
          <w:trPrChange w:id="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Investments in other equity instruments</w:t>
            </w:r>
          </w:p>
        </w:tc>
      </w:tr>
      <w:tr w:rsidR="0038573D" w:rsidRPr="00574772" w:rsidTr="0038573D">
        <w:trPr>
          <w:trHeight w:val="252"/>
          <w:trPrChange w:id="3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Goodwill</w:t>
            </w:r>
          </w:p>
        </w:tc>
      </w:tr>
      <w:tr w:rsidR="0038573D" w:rsidRPr="00574772" w:rsidTr="0038573D">
        <w:trPr>
          <w:trHeight w:val="252"/>
          <w:trPrChange w:id="4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Long-term deferred expenses</w:t>
            </w:r>
          </w:p>
        </w:tc>
      </w:tr>
      <w:tr w:rsidR="0038573D" w:rsidRPr="00574772" w:rsidTr="0038573D">
        <w:trPr>
          <w:trHeight w:val="252"/>
          <w:trPrChange w:id="4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Prepared by: Anyang Iron and Steel Group Co., Ltd.</w:t>
            </w:r>
          </w:p>
        </w:tc>
      </w:tr>
      <w:tr w:rsidR="0038573D" w:rsidRPr="00574772" w:rsidTr="0038573D">
        <w:trPr>
          <w:trHeight w:val="252"/>
          <w:trPrChange w:id="5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Current liabilities:</w:t>
            </w:r>
          </w:p>
        </w:tc>
      </w:tr>
      <w:tr w:rsidR="0038573D" w:rsidRPr="00574772" w:rsidTr="0038573D">
        <w:trPr>
          <w:trHeight w:val="252"/>
          <w:trPrChange w:id="5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Short-term borrowings</w:t>
            </w:r>
          </w:p>
        </w:tc>
      </w:tr>
      <w:tr w:rsidR="0038573D" w:rsidRPr="00574772" w:rsidTr="0038573D">
        <w:trPr>
          <w:trHeight w:val="252"/>
          <w:trPrChange w:id="6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Non-current liabilities:</w:t>
            </w:r>
          </w:p>
        </w:tc>
      </w:tr>
      <w:tr w:rsidR="0038573D" w:rsidRPr="00574772" w:rsidTr="0038573D">
        <w:trPr>
          <w:trHeight w:val="252"/>
          <w:trPrChange w:id="6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General risk reserve</w:t>
            </w:r>
          </w:p>
        </w:tc>
      </w:tr>
      <w:tr w:rsidR="0038573D" w:rsidRPr="00574772" w:rsidTr="0038573D">
        <w:trPr>
          <w:trHeight w:val="252"/>
          <w:trPrChange w:id="7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Notes</w:t>
            </w:r>
          </w:p>
        </w:tc>
      </w:tr>
      <w:tr w:rsidR="0038573D" w:rsidRPr="00574772" w:rsidTr="0038573D">
        <w:trPr>
          <w:trHeight w:val="252"/>
          <w:trPrChange w:id="7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Interest income</w:t>
            </w:r>
          </w:p>
        </w:tc>
      </w:tr>
      <w:tr w:rsidR="0038573D" w:rsidRPr="00574772" w:rsidTr="0038573D">
        <w:trPr>
          <w:trHeight w:val="252"/>
          <w:trPrChange w:id="8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Fee and commission income</w:t>
            </w:r>
          </w:p>
        </w:tc>
      </w:tr>
      <w:tr w:rsidR="0038573D" w:rsidRPr="00574772" w:rsidTr="0038573D">
        <w:trPr>
          <w:trHeight w:val="252"/>
          <w:trPrChange w:id="8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II. Total operating costs</w:t>
            </w:r>
          </w:p>
        </w:tc>
      </w:tr>
      <w:tr w:rsidR="0038573D" w:rsidRPr="00574772" w:rsidTr="0038573D">
        <w:trPr>
          <w:trHeight w:val="252"/>
          <w:trPrChange w:id="9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Selling expenses</w:t>
            </w:r>
          </w:p>
        </w:tc>
      </w:tr>
      <w:tr w:rsidR="0038573D" w:rsidRPr="00574772" w:rsidTr="0038573D">
        <w:trPr>
          <w:trHeight w:val="252"/>
          <w:trPrChange w:id="9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Administrative expenses</w:t>
            </w:r>
          </w:p>
        </w:tc>
      </w:tr>
      <w:tr w:rsidR="0038573D" w:rsidRPr="00574772" w:rsidTr="0038573D">
        <w:trPr>
          <w:trHeight w:val="252"/>
          <w:trPrChange w:id="10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Research and development expenses</w:t>
            </w:r>
          </w:p>
        </w:tc>
      </w:tr>
      <w:tr w:rsidR="0038573D" w:rsidRPr="00574772" w:rsidTr="0038573D">
        <w:trPr>
          <w:trHeight w:val="252"/>
          <w:trPrChange w:id="10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Of which: Interest expenses</w:t>
            </w:r>
          </w:p>
        </w:tc>
      </w:tr>
      <w:tr w:rsidR="0038573D" w:rsidRPr="00574772" w:rsidTr="0038573D">
        <w:trPr>
          <w:trHeight w:val="252"/>
          <w:trPrChange w:id="1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Add: Other income</w:t>
            </w:r>
          </w:p>
        </w:tc>
      </w:tr>
      <w:tr w:rsidR="0038573D" w:rsidRPr="00574772" w:rsidTr="0038573D">
        <w:trPr>
          <w:trHeight w:val="252"/>
          <w:trPrChange w:id="1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Exchange gains (losses are indicated by a </w:t>
            </w:r>
            <w:r>
              <w:rPr/>
              <w:t xml:space="preserve">"-"</w:t>
            </w:r>
            <w:r>
              <w:rPr/>
              <w:t xml:space="preserve"> sign)</w:t>
            </w:r>
          </w:p>
        </w:tc>
      </w:tr>
      <w:tr w:rsidR="0038573D" w:rsidRPr="00574772" w:rsidTr="0038573D">
        <w:trPr>
          <w:trHeight w:val="252"/>
          <w:trPrChange w:id="12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Gains on changes in fair value (losses are indicated by a "</w:t>
            </w:r>
            <w:r>
              <w:rPr/>
              <w:t xml:space="preserve">-"</w:t>
            </w:r>
            <w:r>
              <w:rPr/>
              <w:t xml:space="preserve"> sign)</w:t>
            </w:r>
          </w:p>
        </w:tc>
      </w:tr>
      <w:tr w:rsidR="0038573D" w:rsidRPr="00574772" w:rsidTr="0038573D">
        <w:trPr>
          <w:trHeight w:val="252"/>
          <w:trPrChange w:id="13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Asset impairment losses (losses are indicated by a </w:t>
            </w:r>
            <w:r>
              <w:rPr/>
              <w:t xml:space="preserve">"-"</w:t>
            </w:r>
            <w:r>
              <w:rPr/>
              <w:t xml:space="preserve"> sign)</w:t>
            </w:r>
          </w:p>
        </w:tc>
      </w:tr>
      <w:tr w:rsidR="0038573D" w:rsidRPr="00574772" w:rsidTr="0038573D">
        <w:trPr>
          <w:trHeight w:val="252"/>
          <w:trPrChange w:id="14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4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Less: Non-operating expenses</w:t>
            </w:r>
          </w:p>
        </w:tc>
      </w:tr>
      <w:tr w:rsidR="0038573D" w:rsidRPr="00574772" w:rsidTr="0038573D">
        <w:trPr>
          <w:trHeight w:val="252"/>
          <w:trPrChange w:id="14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4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(1) Remeasurement of net defined benefit liability (asset)</w:t>
            </w:r>
          </w:p>
        </w:tc>
      </w:tr>
      <w:tr w:rsidR="0038573D" w:rsidRPr="00574772" w:rsidTr="0038573D">
        <w:trPr>
          <w:trHeight w:val="252"/>
          <w:trPrChange w:id="15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5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</w:t>
            </w:r>
            <w:r>
              <w:rPr/>
              <w:t xml:space="preserve">3</w:t>
            </w:r>
            <w:r>
              <w:rPr/>
              <w:t xml:space="preserve">) Amounts of financial assets reclassified into other comprehensive income</w:t>
            </w:r>
          </w:p>
        </w:tc>
      </w:tr>
      <w:tr w:rsidR="0038573D" w:rsidRPr="00574772" w:rsidTr="0038573D">
        <w:trPr>
          <w:trHeight w:val="252"/>
          <w:trPrChange w:id="16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6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</w:t>
            </w:r>
            <w:r>
              <w:rPr/>
              <w:t xml:space="preserve">5</w:t>
            </w:r>
            <w:r>
              <w:rPr/>
              <w:t xml:space="preserve">) Cash flow hedge reserve (effective portion of cash flow hedges)</w:t>
            </w:r>
          </w:p>
        </w:tc>
      </w:tr>
      <w:tr w:rsidR="0038573D" w:rsidRPr="00574772" w:rsidTr="0038573D">
        <w:trPr>
          <w:trHeight w:val="252"/>
          <w:trPrChange w:id="17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7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(II) Total comprehensive income attributable to non-controlling interests</w:t>
            </w:r>
          </w:p>
        </w:tc>
      </w:tr>
      <w:tr w:rsidR="0038573D" w:rsidRPr="00574772" w:rsidTr="0038573D">
        <w:trPr>
          <w:trHeight w:val="252"/>
          <w:trPrChange w:id="18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8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VIII. Earnings per share:</w:t>
            </w:r>
          </w:p>
        </w:tc>
      </w:tr>
      <w:tr w:rsidR="0038573D" w:rsidRPr="00574772" w:rsidTr="0038573D">
        <w:trPr>
          <w:trHeight w:val="252"/>
          <w:trPrChange w:id="18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8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(I) Basic earnings per share (RMB</w:t>
            </w:r>
            <w:r>
              <w:rPr/>
              <w:t xml:space="preserve">/</w:t>
            </w:r>
            <w:r>
              <w:rPr/>
              <w:t xml:space="preserve">share)</w:t>
            </w:r>
          </w:p>
        </w:tc>
      </w:tr>
      <w:tr w:rsidR="0038573D" w:rsidRPr="00574772" w:rsidTr="0038573D">
        <w:trPr>
          <w:trHeight w:val="252"/>
          <w:trPrChange w:id="19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9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(II) Diluted earnings per share (RMB</w:t>
            </w:r>
            <w:r>
              <w:rPr/>
              <w:t xml:space="preserve">/</w:t>
            </w:r>
            <w:r>
              <w:rPr/>
              <w:t xml:space="preserve">share)</w:t>
            </w:r>
          </w:p>
        </w:tc>
      </w:tr>
      <w:tr w:rsidR="0038573D" w:rsidRPr="00574772" w:rsidTr="0038573D">
        <w:trPr>
          <w:trHeight w:val="252"/>
          <w:trPrChange w:id="20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0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Consolidated Cash Flow Statement</w:t>
            </w:r>
          </w:p>
        </w:tc>
      </w:tr>
      <w:tr w:rsidR="0038573D" w:rsidRPr="00574772" w:rsidTr="0038573D">
        <w:trPr>
          <w:trHeight w:val="252"/>
          <w:trPrChange w:id="20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0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Prepared by: Anyang Iron and Steel Group Co., Ltd.</w:t>
            </w:r>
          </w:p>
        </w:tc>
      </w:tr>
      <w:tr w:rsidR="0038573D" w:rsidRPr="00574772" w:rsidTr="0038573D">
        <w:trPr>
          <w:trHeight w:val="252"/>
          <w:trPrChange w:id="2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1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Amount in: RMB Yuan</w:t>
            </w:r>
          </w:p>
        </w:tc>
      </w:tr>
      <w:tr w:rsidR="0038573D" w:rsidRPr="00574772" w:rsidTr="0038573D">
        <w:trPr>
          <w:trHeight w:val="252"/>
          <w:trPrChange w:id="2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1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I. Cash flows from operating activities:</w:t>
            </w:r>
          </w:p>
        </w:tc>
      </w:tr>
      <w:tr w:rsidR="0038573D" w:rsidRPr="00574772" w:rsidTr="0038573D">
        <w:trPr>
          <w:trHeight w:val="252"/>
          <w:trPrChange w:id="22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2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Cash received from sales of goods and rendering of services</w:t>
            </w:r>
          </w:p>
        </w:tc>
      </w:tr>
      <w:tr w:rsidR="0038573D" w:rsidRPr="00574772" w:rsidTr="0038573D">
        <w:trPr>
          <w:trHeight w:val="252"/>
          <w:trPrChange w:id="2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3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Net increase in customer loans and advances</w:t>
            </w:r>
          </w:p>
        </w:tc>
      </w:tr>
      <w:tr w:rsidR="0038573D" w:rsidRPr="00574772" w:rsidTr="0038573D">
        <w:trPr>
          <w:trHeight w:val="252"/>
          <w:trPrChange w:id="23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3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Cash paid to and on behalf of employees</w:t>
            </w:r>
          </w:p>
        </w:tc>
      </w:tr>
      <w:tr w:rsidR="0038573D" w:rsidRPr="00574772" w:rsidTr="0038573D">
        <w:trPr>
          <w:trHeight w:val="252"/>
          <w:trPrChange w:id="24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4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Taxes paid</w:t>
            </w:r>
          </w:p>
        </w:tc>
      </w:tr>
      <w:tr w:rsidR="0038573D" w:rsidRPr="00574772" w:rsidTr="0038573D">
        <w:trPr>
          <w:trHeight w:val="252"/>
          <w:trPrChange w:id="24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4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Net cash flows from operating activities</w:t>
            </w:r>
          </w:p>
        </w:tc>
      </w:tr>
      <w:tr w:rsidR="0038573D" w:rsidRPr="00574772" w:rsidTr="0038573D">
        <w:trPr>
          <w:trHeight w:val="252"/>
          <w:trPrChange w:id="25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5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II. Cash flows from investing activities:</w:t>
            </w:r>
          </w:p>
        </w:tc>
      </w:tr>
      <w:tr w:rsidR="0038573D" w:rsidRPr="00574772" w:rsidTr="0038573D">
        <w:trPr>
          <w:trHeight w:val="252"/>
          <w:trPrChange w:id="26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6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Cash received from recovery of investments</w:t>
            </w:r>
          </w:p>
        </w:tc>
      </w:tr>
      <w:tr w:rsidR="0038573D" w:rsidRPr="00574772" w:rsidTr="0038573D">
        <w:trPr>
          <w:trHeight w:val="252"/>
          <w:trPrChange w:id="26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6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Of which: Cash received from non-controlling interests for investments in subsidiaries</w:t>
            </w:r>
          </w:p>
        </w:tc>
      </w:tr>
      <w:tr w:rsidR="0038573D" w:rsidRPr="00574772" w:rsidTr="0038573D">
        <w:trPr>
          <w:trHeight w:val="252"/>
          <w:trPrChange w:id="26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6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Other cash received related to financing activities</w:t>
            </w:r>
          </w:p>
        </w:tc>
      </w:tr>
      <w:tr w:rsidR="0038573D" w:rsidRPr="00574772" w:rsidTr="0038573D">
        <w:trPr>
          <w:trHeight w:val="252"/>
          <w:trPrChange w:id="27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7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Prepared by: Anyang Iron and Steel Group Co., Ltd.</w:t>
            </w:r>
          </w:p>
        </w:tc>
      </w:tr>
      <w:tr w:rsidR="0038573D" w:rsidRPr="00574772" w:rsidTr="0038573D">
        <w:trPr>
          <w:trHeight w:val="252"/>
          <w:trPrChange w:id="27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7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#</w:t>
            </w:r>
          </w:p>
        </w:tc>
      </w:tr>
      <w:tr w:rsidR="0038573D" w:rsidRPr="00574772" w:rsidTr="0038573D">
        <w:trPr>
          <w:trHeight w:val="252"/>
          <w:trPrChange w:id="28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8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Amount in: RMB Yuan</w:t>
            </w:r>
          </w:p>
        </w:tc>
      </w:tr>
      <w:tr w:rsidR="0038573D" w:rsidRPr="00574772" w:rsidTr="0038573D">
        <w:trPr>
          <w:trHeight w:val="252"/>
          <w:trPrChange w:id="28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8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#</w:t>
            </w:r>
          </w:p>
        </w:tc>
      </w:tr>
      <w:tr w:rsidR="0038573D" w:rsidRPr="00574772" w:rsidTr="0038573D">
        <w:trPr>
          <w:trHeight w:val="252"/>
          <w:trPrChange w:id="29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9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Item</w:t>
            </w:r>
          </w:p>
        </w:tc>
      </w:tr>
      <w:tr w:rsidR="0038573D" w:rsidRPr="00574772" w:rsidTr="0038573D">
        <w:trPr>
          <w:trHeight w:val="252"/>
          <w:trPrChange w:id="29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29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Equity attributable to owners of the parent</w:t>
            </w:r>
          </w:p>
        </w:tc>
      </w:tr>
      <w:tr w:rsidR="0038573D" w:rsidRPr="00574772" w:rsidTr="0038573D">
        <w:trPr>
          <w:trHeight w:val="252"/>
          <w:trPrChange w:id="30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0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Non-controlling interests</w:t>
            </w:r>
          </w:p>
        </w:tc>
      </w:tr>
      <w:tr w:rsidR="0038573D" w:rsidRPr="00574772" w:rsidTr="0038573D">
        <w:trPr>
          <w:trHeight w:val="252"/>
          <w:trPrChange w:id="30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0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Total equity</w:t>
            </w:r>
          </w:p>
        </w:tc>
      </w:tr>
      <w:tr w:rsidR="0038573D" w:rsidRPr="00574772" w:rsidTr="0038573D">
        <w:trPr>
          <w:trHeight w:val="252"/>
          <w:trPrChange w:id="3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1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Capital stock</w:t>
            </w:r>
          </w:p>
        </w:tc>
      </w:tr>
      <w:tr w:rsidR="0038573D" w:rsidRPr="00574772" w:rsidTr="0038573D">
        <w:trPr>
          <w:trHeight w:val="252"/>
          <w:trPrChange w:id="3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1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 equity instruments</w:t>
            </w:r>
          </w:p>
        </w:tc>
      </w:tr>
      <w:tr w:rsidR="0038573D" w:rsidRPr="00574772" w:rsidTr="0038573D">
        <w:trPr>
          <w:trHeight w:val="252"/>
          <w:trPrChange w:id="32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2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Capital surplus</w:t>
            </w:r>
          </w:p>
        </w:tc>
      </w:tr>
      <w:tr w:rsidR="0038573D" w:rsidRPr="00574772" w:rsidTr="0038573D">
        <w:trPr>
          <w:trHeight w:val="252"/>
          <w:trPrChange w:id="32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2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Less: Treasury stock</w:t>
            </w:r>
          </w:p>
        </w:tc>
      </w:tr>
      <w:tr w:rsidR="0038573D" w:rsidRPr="00574772" w:rsidTr="0038573D">
        <w:trPr>
          <w:trHeight w:val="252"/>
          <w:trPrChange w:id="33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3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 comprehensive income</w:t>
            </w:r>
          </w:p>
        </w:tc>
      </w:tr>
      <w:tr w:rsidR="0038573D" w:rsidRPr="00574772" w:rsidTr="0038573D">
        <w:trPr>
          <w:trHeight w:val="252"/>
          <w:trPrChange w:id="33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3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Surplus reserve</w:t>
            </w:r>
          </w:p>
        </w:tc>
      </w:tr>
      <w:tr w:rsidR="0038573D" w:rsidRPr="00574772" w:rsidTr="0038573D">
        <w:trPr>
          <w:trHeight w:val="252"/>
          <w:trPrChange w:id="34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4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General risk reserve</w:t>
            </w:r>
          </w:p>
        </w:tc>
      </w:tr>
      <w:tr w:rsidR="0038573D" w:rsidRPr="00574772" w:rsidTr="0038573D">
        <w:trPr>
          <w:trHeight w:val="252"/>
          <w:trPrChange w:id="34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4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Retained earnings</w:t>
            </w:r>
          </w:p>
        </w:tc>
      </w:tr>
      <w:tr w:rsidR="0038573D" w:rsidRPr="00574772" w:rsidTr="0038573D">
        <w:trPr>
          <w:trHeight w:val="252"/>
          <w:trPrChange w:id="35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5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Preferred stock</w:t>
            </w:r>
          </w:p>
        </w:tc>
      </w:tr>
      <w:tr w:rsidR="0038573D" w:rsidRPr="00574772" w:rsidTr="0038573D">
        <w:trPr>
          <w:trHeight w:val="252"/>
          <w:trPrChange w:id="35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5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Perpetual bonds</w:t>
            </w:r>
          </w:p>
        </w:tc>
      </w:tr>
      <w:tr w:rsidR="0038573D" w:rsidRPr="00574772" w:rsidTr="0038573D">
        <w:trPr>
          <w:trHeight w:val="252"/>
          <w:trPrChange w:id="35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6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I. Balance at the end of the previous year</w:t>
            </w:r>
          </w:p>
        </w:tc>
      </w:tr>
      <w:tr w:rsidR="0038573D" w:rsidRPr="00574772" w:rsidTr="0038573D">
        <w:trPr>
          <w:trHeight w:val="252"/>
          <w:trPrChange w:id="36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6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Add: Change in accounting policies</w:t>
            </w:r>
          </w:p>
        </w:tc>
      </w:tr>
      <w:tr w:rsidR="0038573D" w:rsidRPr="00574772" w:rsidTr="0038573D">
        <w:trPr>
          <w:trHeight w:val="252"/>
          <w:trPrChange w:id="36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6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Correction of prior period errors</w:t>
            </w:r>
          </w:p>
        </w:tc>
      </w:tr>
      <w:tr w:rsidR="0038573D" w:rsidRPr="00574772" w:rsidTr="0038573D">
        <w:trPr>
          <w:trHeight w:val="252"/>
          <w:trPrChange w:id="37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7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Business combination under common control</w:t>
            </w:r>
          </w:p>
        </w:tc>
      </w:tr>
      <w:tr w:rsidR="0038573D" w:rsidRPr="00574772" w:rsidTr="0038573D">
        <w:trPr>
          <w:trHeight w:val="252"/>
          <w:trPrChange w:id="38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8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</w:t>
            </w:r>
          </w:p>
        </w:tc>
      </w:tr>
      <w:tr w:rsidR="0038573D" w:rsidRPr="00574772" w:rsidTr="0038573D">
        <w:trPr>
          <w:trHeight w:val="252"/>
          <w:trPrChange w:id="38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8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II. Balance at the beginning of the current year</w:t>
            </w:r>
          </w:p>
        </w:tc>
      </w:tr>
      <w:tr w:rsidR="0038573D" w:rsidRPr="00574772" w:rsidTr="0038573D">
        <w:trPr>
          <w:trHeight w:val="252"/>
          <w:trPrChange w:id="39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39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III. Amount of increase/decrease for the current period (decreases are indicated by a '-' sign)</w:t>
            </w:r>
          </w:p>
        </w:tc>
      </w:tr>
      <w:tr w:rsidR="0038573D" w:rsidRPr="00574772" w:rsidTr="0038573D">
        <w:trPr>
          <w:trHeight w:val="252"/>
          <w:trPrChange w:id="40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0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(I) Total comprehensive income</w:t>
            </w:r>
          </w:p>
        </w:tc>
      </w:tr>
      <w:tr w:rsidR="0038573D" w:rsidRPr="00574772" w:rsidTr="0038573D">
        <w:trPr>
          <w:trHeight w:val="252"/>
          <w:trPrChange w:id="41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1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(II) Shareholders' contributions and capital reductions</w:t>
            </w:r>
          </w:p>
        </w:tc>
      </w:tr>
      <w:tr w:rsidR="0038573D" w:rsidRPr="00574772" w:rsidTr="0038573D">
        <w:trPr>
          <w:trHeight w:val="252"/>
          <w:trPrChange w:id="41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20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1. </w:t>
            </w:r>
            <w:r>
              <w:rPr/>
              <w:t xml:space="preserve">Ordinary shares contributed by shareholders</w:t>
            </w:r>
          </w:p>
        </w:tc>
      </w:tr>
      <w:tr w:rsidR="0038573D" w:rsidRPr="00574772" w:rsidTr="0038573D">
        <w:trPr>
          <w:trHeight w:val="252"/>
          <w:trPrChange w:id="42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3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2. </w:t>
            </w:r>
            <w:r>
              <w:rPr/>
              <w:t xml:space="preserve">Capital contributed by holders of other equity instruments</w:t>
            </w:r>
          </w:p>
        </w:tc>
      </w:tr>
      <w:tr w:rsidR="0038573D" w:rsidRPr="00574772" w:rsidTr="0038573D">
        <w:trPr>
          <w:trHeight w:val="252"/>
          <w:trPrChange w:id="44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4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3. </w:t>
            </w:r>
            <w:r>
              <w:rPr/>
              <w:t xml:space="preserve">Amount of share-based payments recognized in shareholders' equity</w:t>
            </w:r>
          </w:p>
        </w:tc>
      </w:tr>
      <w:tr w:rsidR="0038573D" w:rsidRPr="00574772" w:rsidTr="0038573D">
        <w:trPr>
          <w:trHeight w:val="252"/>
          <w:trPrChange w:id="45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5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(III) Profit distribution</w:t>
            </w:r>
          </w:p>
        </w:tc>
      </w:tr>
      <w:tr w:rsidR="0038573D" w:rsidRPr="00574772" w:rsidTr="0038573D">
        <w:trPr>
          <w:trHeight w:val="252"/>
          <w:trPrChange w:id="45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5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1. </w:t>
            </w:r>
            <w:r>
              <w:rPr/>
              <w:t xml:space="preserve">Appropriation of surplus reserves</w:t>
            </w:r>
          </w:p>
        </w:tc>
      </w:tr>
      <w:tr w:rsidR="0038573D" w:rsidRPr="00574772" w:rsidTr="0038573D">
        <w:trPr>
          <w:trHeight w:val="252"/>
          <w:trPrChange w:id="46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6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Appropriation of general risk reserves</w:t>
            </w:r>
          </w:p>
        </w:tc>
      </w:tr>
      <w:tr w:rsidR="0038573D" w:rsidRPr="00574772" w:rsidTr="0038573D">
        <w:trPr>
          <w:trHeight w:val="252"/>
          <w:trPrChange w:id="47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7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Distribution to shareholders</w:t>
            </w:r>
          </w:p>
        </w:tc>
      </w:tr>
      <w:tr w:rsidR="0038573D" w:rsidRPr="00574772" w:rsidTr="0038573D">
        <w:trPr>
          <w:trHeight w:val="252"/>
          <w:trPrChange w:id="48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8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(IV) Internal transfers within shareholders' equity</w:t>
            </w:r>
          </w:p>
        </w:tc>
      </w:tr>
      <w:tr w:rsidR="0038573D" w:rsidRPr="00574772" w:rsidTr="0038573D">
        <w:trPr>
          <w:trHeight w:val="252"/>
          <w:trPrChange w:id="48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48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1. </w:t>
            </w:r>
            <w:r>
              <w:rPr/>
              <w:t xml:space="preserve">Capital reserve transferred to capital (or share capital)</w:t>
            </w:r>
          </w:p>
        </w:tc>
      </w:tr>
      <w:tr w:rsidR="0038573D" w:rsidRPr="00574772" w:rsidTr="0038573D">
        <w:trPr>
          <w:trHeight w:val="252"/>
          <w:trPrChange w:id="50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0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2. </w:t>
            </w:r>
            <w:r>
              <w:rPr/>
              <w:t xml:space="preserve">Surplus reserve transferred to capital (or share capital)</w:t>
            </w:r>
          </w:p>
        </w:tc>
      </w:tr>
      <w:tr w:rsidR="0038573D" w:rsidRPr="00574772" w:rsidTr="0038573D">
        <w:trPr>
          <w:trHeight w:val="252"/>
          <w:trPrChange w:id="5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1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3. </w:t>
            </w:r>
            <w:r>
              <w:rPr/>
              <w:t xml:space="preserve">Surplus reserve used to cover losses</w:t>
            </w:r>
          </w:p>
        </w:tc>
      </w:tr>
      <w:tr w:rsidR="0038573D" w:rsidRPr="00574772" w:rsidTr="0038573D">
        <w:trPr>
          <w:trHeight w:val="252"/>
          <w:trPrChange w:id="52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2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4. </w:t>
            </w:r>
            <w:r>
              <w:rPr/>
              <w:t xml:space="preserve">Transfer of defined benefit plan changes to retained earnings</w:t>
            </w:r>
          </w:p>
        </w:tc>
      </w:tr>
      <w:tr w:rsidR="0038573D" w:rsidRPr="00574772" w:rsidTr="0038573D">
        <w:trPr>
          <w:trHeight w:val="252"/>
          <w:trPrChange w:id="52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30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5. </w:t>
            </w:r>
            <w:r>
              <w:rPr/>
              <w:t xml:space="preserve">Transfer of other comprehensive income to retained earnings</w:t>
            </w:r>
          </w:p>
        </w:tc>
      </w:tr>
      <w:tr w:rsidR="0038573D" w:rsidRPr="00574772" w:rsidTr="0038573D">
        <w:trPr>
          <w:trHeight w:val="252"/>
          <w:trPrChange w:id="54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4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(V) Special Reserves</w:t>
            </w:r>
          </w:p>
        </w:tc>
      </w:tr>
      <w:tr w:rsidR="0038573D" w:rsidRPr="00574772" w:rsidTr="0038573D">
        <w:trPr>
          <w:trHeight w:val="252"/>
          <w:trPrChange w:id="54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4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1. </w:t>
            </w:r>
            <w:r>
              <w:rPr/>
              <w:t xml:space="preserve">Appropriation for the current period</w:t>
            </w:r>
          </w:p>
        </w:tc>
      </w:tr>
      <w:tr w:rsidR="0038573D" w:rsidRPr="00574772" w:rsidTr="0038573D">
        <w:trPr>
          <w:trHeight w:val="252"/>
          <w:trPrChange w:id="55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5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Amount utilized for the current period</w:t>
            </w:r>
          </w:p>
        </w:tc>
      </w:tr>
      <w:tr w:rsidR="0038573D" w:rsidRPr="00574772" w:rsidTr="0038573D">
        <w:trPr>
          <w:trHeight w:val="252"/>
          <w:trPrChange w:id="55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5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(VI) Other</w:t>
            </w:r>
          </w:p>
        </w:tc>
      </w:tr>
      <w:tr w:rsidR="0038573D" w:rsidRPr="00574772" w:rsidTr="0038573D">
        <w:trPr>
          <w:trHeight w:val="252"/>
          <w:trPrChange w:id="56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6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IV. Balance at the End of the Current Period</w:t>
            </w:r>
          </w:p>
        </w:tc>
      </w:tr>
      <w:tr w:rsidR="0038573D" w:rsidRPr="00574772" w:rsidTr="0038573D">
        <w:trPr>
          <w:trHeight w:val="252"/>
          <w:trPrChange w:id="56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6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Prepared by: Anyang Iron and Steel Group Co., Ltd.</w:t>
            </w:r>
          </w:p>
        </w:tc>
      </w:tr>
      <w:tr w:rsidR="0038573D" w:rsidRPr="00574772" w:rsidTr="0038573D">
        <w:trPr>
          <w:trHeight w:val="252"/>
          <w:trPrChange w:id="57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7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Amount in: RMB Yuan</w:t>
            </w:r>
          </w:p>
        </w:tc>
      </w:tr>
      <w:tr w:rsidR="0038573D" w:rsidRPr="00574772" w:rsidTr="0038573D">
        <w:trPr>
          <w:trHeight w:val="252"/>
          <w:trPrChange w:id="57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7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Item</w:t>
            </w:r>
          </w:p>
        </w:tc>
      </w:tr>
      <w:tr w:rsidR="0038573D" w:rsidRPr="00574772" w:rsidTr="0038573D">
        <w:trPr>
          <w:trHeight w:val="252"/>
          <w:trPrChange w:id="58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8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Non-controlling interests</w:t>
            </w:r>
          </w:p>
        </w:tc>
      </w:tr>
      <w:tr w:rsidR="0038573D" w:rsidRPr="00574772" w:rsidTr="0038573D">
        <w:trPr>
          <w:trHeight w:val="252"/>
          <w:trPrChange w:id="58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8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Total equity</w:t>
            </w:r>
          </w:p>
        </w:tc>
      </w:tr>
      <w:tr w:rsidR="0038573D" w:rsidRPr="00574772" w:rsidTr="0038573D">
        <w:trPr>
          <w:trHeight w:val="252"/>
          <w:trPrChange w:id="59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9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Capital stock</w:t>
            </w:r>
          </w:p>
        </w:tc>
      </w:tr>
      <w:tr w:rsidR="0038573D" w:rsidRPr="00574772" w:rsidTr="0038573D">
        <w:trPr>
          <w:trHeight w:val="252"/>
          <w:trPrChange w:id="59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59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 equity instruments</w:t>
            </w:r>
          </w:p>
        </w:tc>
      </w:tr>
      <w:tr w:rsidR="0038573D" w:rsidRPr="00574772" w:rsidTr="0038573D">
        <w:trPr>
          <w:trHeight w:val="252"/>
          <w:trPrChange w:id="59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0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Capital surplus</w:t>
            </w:r>
          </w:p>
        </w:tc>
      </w:tr>
      <w:tr w:rsidR="0038573D" w:rsidRPr="00574772" w:rsidTr="0038573D">
        <w:trPr>
          <w:trHeight w:val="252"/>
          <w:trPrChange w:id="60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0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Less: Treasury stock</w:t>
            </w:r>
          </w:p>
        </w:tc>
      </w:tr>
      <w:tr w:rsidR="0038573D" w:rsidRPr="00574772" w:rsidTr="0038573D">
        <w:trPr>
          <w:trHeight w:val="252"/>
          <w:trPrChange w:id="60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1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 comprehensive income</w:t>
            </w:r>
          </w:p>
        </w:tc>
      </w:tr>
      <w:tr w:rsidR="0038573D" w:rsidRPr="00574772" w:rsidTr="0038573D">
        <w:trPr>
          <w:trHeight w:val="252"/>
          <w:trPrChange w:id="61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1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Special Reserves</w:t>
            </w:r>
          </w:p>
        </w:tc>
      </w:tr>
      <w:tr w:rsidR="0038573D" w:rsidRPr="00574772" w:rsidTr="0038573D">
        <w:trPr>
          <w:trHeight w:val="252"/>
          <w:trPrChange w:id="61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2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Surplus reserve</w:t>
            </w:r>
          </w:p>
        </w:tc>
      </w:tr>
      <w:tr w:rsidR="0038573D" w:rsidRPr="00574772" w:rsidTr="0038573D">
        <w:trPr>
          <w:trHeight w:val="252"/>
          <w:trPrChange w:id="62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2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General risk reserve</w:t>
            </w:r>
          </w:p>
        </w:tc>
      </w:tr>
      <w:tr w:rsidR="0038573D" w:rsidRPr="00574772" w:rsidTr="0038573D">
        <w:trPr>
          <w:trHeight w:val="252"/>
          <w:trPrChange w:id="62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2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Retained earnings</w:t>
            </w:r>
          </w:p>
        </w:tc>
      </w:tr>
      <w:tr w:rsidR="0038573D" w:rsidRPr="00574772" w:rsidTr="0038573D">
        <w:trPr>
          <w:trHeight w:val="252"/>
          <w:trPrChange w:id="63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3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Perpetual bonds</w:t>
            </w:r>
          </w:p>
        </w:tc>
      </w:tr>
      <w:tr w:rsidR="0038573D" w:rsidRPr="00574772" w:rsidTr="0038573D">
        <w:trPr>
          <w:trHeight w:val="252"/>
          <w:trPrChange w:id="63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3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I. Balance at the end of the previous year</w:t>
            </w:r>
          </w:p>
        </w:tc>
      </w:tr>
      <w:tr w:rsidR="0038573D" w:rsidRPr="00574772" w:rsidTr="0038573D">
        <w:trPr>
          <w:trHeight w:val="252"/>
          <w:trPrChange w:id="64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4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Add: Change in accounting policies</w:t>
            </w:r>
          </w:p>
        </w:tc>
      </w:tr>
      <w:tr w:rsidR="0038573D" w:rsidRPr="00574772" w:rsidTr="0038573D">
        <w:trPr>
          <w:trHeight w:val="252"/>
          <w:trPrChange w:id="64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4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Correction of prior period errors</w:t>
            </w:r>
          </w:p>
        </w:tc>
      </w:tr>
      <w:tr w:rsidR="0038573D" w:rsidRPr="00574772" w:rsidTr="0038573D">
        <w:trPr>
          <w:trHeight w:val="252"/>
          <w:trPrChange w:id="65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5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Business combination under common control</w:t>
            </w:r>
          </w:p>
        </w:tc>
      </w:tr>
      <w:tr w:rsidR="0038573D" w:rsidRPr="00574772" w:rsidTr="0038573D">
        <w:trPr>
          <w:trHeight w:val="252"/>
          <w:trPrChange w:id="65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5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II. Balance at the beginning of the current year</w:t>
            </w:r>
          </w:p>
        </w:tc>
      </w:tr>
      <w:tr w:rsidR="0038573D" w:rsidRPr="00574772" w:rsidTr="0038573D">
        <w:trPr>
          <w:trHeight w:val="252"/>
          <w:trPrChange w:id="66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6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III. Amount of increase/decrease for the current period (decreases are indicated by a '-' sign)</w:t>
            </w:r>
          </w:p>
        </w:tc>
      </w:tr>
      <w:tr w:rsidR="0038573D" w:rsidRPr="00574772" w:rsidTr="0038573D">
        <w:trPr>
          <w:trHeight w:val="252"/>
          <w:trPrChange w:id="66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7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#</w:t>
            </w:r>
          </w:p>
        </w:tc>
      </w:tr>
      <w:tr w:rsidR="0038573D" w:rsidRPr="00574772" w:rsidTr="0038573D">
        <w:trPr>
          <w:trHeight w:val="252"/>
          <w:trPrChange w:id="67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7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(I) Total comprehensive income</w:t>
            </w:r>
          </w:p>
        </w:tc>
      </w:tr>
      <w:tr w:rsidR="0038573D" w:rsidRPr="00574772" w:rsidTr="0038573D">
        <w:trPr>
          <w:trHeight w:val="252"/>
          <w:trPrChange w:id="68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8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(II) Shareholders' contributions and capital reductions</w:t>
            </w:r>
          </w:p>
        </w:tc>
      </w:tr>
      <w:tr w:rsidR="0038573D" w:rsidRPr="00574772" w:rsidTr="0038573D">
        <w:trPr>
          <w:trHeight w:val="252"/>
          <w:trPrChange w:id="68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8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</w:t>
            </w:r>
            <w:r>
              <w:rPr/>
              <w:t xml:space="preserve">. Ordinary shares contributed by shareholders</w:t>
            </w:r>
          </w:p>
        </w:tc>
      </w:tr>
      <w:tr w:rsidR="0038573D" w:rsidRPr="00574772" w:rsidTr="0038573D">
        <w:trPr>
          <w:trHeight w:val="252"/>
          <w:trPrChange w:id="69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69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</w:t>
            </w:r>
            <w:r>
              <w:rPr/>
              <w:t xml:space="preserve">. Capital contributed by holders of other equity instruments</w:t>
            </w:r>
          </w:p>
        </w:tc>
      </w:tr>
      <w:tr w:rsidR="0038573D" w:rsidRPr="00574772" w:rsidTr="0038573D">
        <w:trPr>
          <w:trHeight w:val="252"/>
          <w:trPrChange w:id="69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00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3</w:t>
            </w:r>
            <w:r>
              <w:rPr/>
              <w:t xml:space="preserve">. Amount of share-based payments recognized in shareholders' equity</w:t>
            </w:r>
          </w:p>
        </w:tc>
      </w:tr>
      <w:tr w:rsidR="0038573D" w:rsidRPr="00574772" w:rsidTr="0038573D">
        <w:trPr>
          <w:trHeight w:val="252"/>
          <w:trPrChange w:id="70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0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4. Other</w:t>
            </w:r>
          </w:p>
        </w:tc>
      </w:tr>
      <w:tr w:rsidR="0038573D" w:rsidRPr="00574772" w:rsidTr="0038573D">
        <w:trPr>
          <w:trHeight w:val="252"/>
          <w:trPrChange w:id="71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1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(III) Profit distribution</w:t>
            </w:r>
          </w:p>
        </w:tc>
      </w:tr>
      <w:tr w:rsidR="0038573D" w:rsidRPr="00574772" w:rsidTr="0038573D">
        <w:trPr>
          <w:trHeight w:val="252"/>
          <w:trPrChange w:id="71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1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1. </w:t>
            </w:r>
            <w:r>
              <w:rPr/>
              <w:t xml:space="preserve">Appropriation of surplus reserves</w:t>
            </w:r>
          </w:p>
        </w:tc>
      </w:tr>
      <w:tr w:rsidR="0038573D" w:rsidRPr="00574772" w:rsidTr="0038573D">
        <w:trPr>
          <w:trHeight w:val="252"/>
          <w:trPrChange w:id="72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2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Appropriation of general risk reserves</w:t>
            </w:r>
          </w:p>
        </w:tc>
      </w:tr>
      <w:tr w:rsidR="0038573D" w:rsidRPr="00574772" w:rsidTr="0038573D">
        <w:trPr>
          <w:trHeight w:val="252"/>
          <w:trPrChange w:id="7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3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Distribution to shareholders</w:t>
            </w:r>
          </w:p>
        </w:tc>
      </w:tr>
      <w:tr w:rsidR="0038573D" w:rsidRPr="00574772" w:rsidTr="0038573D">
        <w:trPr>
          <w:trHeight w:val="252"/>
          <w:trPrChange w:id="73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3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(IV) Internal transfers within shareholders' equity</w:t>
            </w:r>
          </w:p>
        </w:tc>
      </w:tr>
      <w:tr w:rsidR="0038573D" w:rsidRPr="00574772" w:rsidTr="0038573D">
        <w:trPr>
          <w:trHeight w:val="252"/>
          <w:trPrChange w:id="74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4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2. </w:t>
            </w:r>
            <w:r>
              <w:rPr/>
              <w:t xml:space="preserve">Surplus reserve transferred to capital (or share capital)</w:t>
            </w:r>
          </w:p>
        </w:tc>
      </w:tr>
      <w:tr w:rsidR="0038573D" w:rsidRPr="00574772" w:rsidTr="0038573D">
        <w:trPr>
          <w:trHeight w:val="252"/>
          <w:trPrChange w:id="75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5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4. </w:t>
            </w:r>
            <w:r>
              <w:rPr/>
              <w:t xml:space="preserve">Transfer of defined benefit plan changes to retained earnings</w:t>
            </w:r>
          </w:p>
        </w:tc>
      </w:tr>
      <w:tr w:rsidR="0038573D" w:rsidRPr="00574772" w:rsidTr="0038573D">
        <w:trPr>
          <w:trHeight w:val="252"/>
          <w:trPrChange w:id="76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6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#</w:t>
            </w:r>
          </w:p>
        </w:tc>
      </w:tr>
      <w:tr w:rsidR="0038573D" w:rsidRPr="00574772" w:rsidTr="0038573D">
        <w:trPr>
          <w:trHeight w:val="252"/>
          <w:trPrChange w:id="76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6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5. </w:t>
            </w:r>
            <w:r>
              <w:rPr/>
              <w:t xml:space="preserve">Transfer of other comprehensive income to retained earnings</w:t>
            </w:r>
          </w:p>
        </w:tc>
      </w:tr>
      <w:tr w:rsidR="0038573D" w:rsidRPr="00574772" w:rsidTr="0038573D">
        <w:trPr>
          <w:trHeight w:val="252"/>
          <w:trPrChange w:id="77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7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(V) Special Reserves</w:t>
            </w:r>
          </w:p>
        </w:tc>
      </w:tr>
      <w:tr w:rsidR="0038573D" w:rsidRPr="00574772" w:rsidTr="0038573D">
        <w:trPr>
          <w:trHeight w:val="252"/>
          <w:trPrChange w:id="78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8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2. </w:t>
            </w:r>
            <w:r>
              <w:rPr/>
              <w:t xml:space="preserve">Amount utilized for the current period</w:t>
            </w:r>
          </w:p>
        </w:tc>
      </w:tr>
      <w:tr w:rsidR="0038573D" w:rsidRPr="00574772" w:rsidTr="0038573D">
        <w:trPr>
          <w:trHeight w:val="252"/>
          <w:trPrChange w:id="79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9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(VI) Other</w:t>
            </w:r>
          </w:p>
        </w:tc>
      </w:tr>
      <w:tr w:rsidR="0038573D" w:rsidRPr="00574772" w:rsidTr="0038573D">
        <w:trPr>
          <w:trHeight w:val="252"/>
          <w:trPrChange w:id="79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79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Financial assets measured at fair value through profit or loss</w:t>
            </w:r>
          </w:p>
        </w:tc>
      </w:tr>
      <w:tr w:rsidR="0038573D" w:rsidRPr="00574772" w:rsidTr="0038573D">
        <w:trPr>
          <w:trHeight w:val="252"/>
          <w:trPrChange w:id="80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0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Derivative Instruments—Changes in Fair Value</w:t>
            </w:r>
          </w:p>
        </w:tc>
      </w:tr>
      <w:tr w:rsidR="0038573D" w:rsidRPr="00574772" w:rsidTr="0038573D">
        <w:trPr>
          <w:trHeight w:val="252"/>
          <w:trPrChange w:id="80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0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Accounts receivable with individually material amounts for which bad debt provisions are individually recognized</w:t>
            </w:r>
          </w:p>
        </w:tc>
      </w:tr>
      <w:tr w:rsidR="0038573D" w:rsidRPr="00574772" w:rsidTr="0038573D">
        <w:trPr>
          <w:trHeight w:val="252"/>
          <w:trPrChange w:id="8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1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Accounts receivable for which bad debt provisions are recognized based on credit risk characteristics portfolios</w:t>
            </w:r>
          </w:p>
        </w:tc>
      </w:tr>
      <w:tr w:rsidR="0038573D" w:rsidRPr="00574772" w:rsidTr="0038573D">
        <w:trPr>
          <w:trHeight w:val="252"/>
          <w:trPrChange w:id="82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2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Portfolio </w:t>
            </w:r>
            <w:r>
              <w:rPr/>
              <w:t xml:space="preserve">2</w:t>
            </w:r>
            <w:r>
              <w:rPr/>
              <w:t xml:space="preserve">: No bad debt provision recognized</w:t>
            </w:r>
          </w:p>
        </w:tc>
      </w:tr>
      <w:tr w:rsidR="0038573D" w:rsidRPr="00574772" w:rsidTr="0038573D">
        <w:trPr>
          <w:trHeight w:val="252"/>
          <w:trPrChange w:id="82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2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Accounts receivable with individually immaterial amounts for which bad debt provisions are individually recognized</w:t>
            </w:r>
          </w:p>
        </w:tc>
      </w:tr>
      <w:tr w:rsidR="0038573D" w:rsidRPr="00574772" w:rsidTr="0038573D">
        <w:trPr>
          <w:trHeight w:val="252"/>
          <w:trPrChange w:id="83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3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Accounts receivable for which bad debt provisions are recognized based on credit risk characteristics portfolios</w:t>
            </w:r>
          </w:p>
        </w:tc>
      </w:tr>
      <w:tr w:rsidR="0038573D" w:rsidRPr="00574772" w:rsidTr="0038573D">
        <w:trPr>
          <w:trHeight w:val="252"/>
          <w:trPrChange w:id="83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3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Accounts receivable with individually immaterial amounts for which bad debt provisions are individually recognized</w:t>
            </w:r>
          </w:p>
        </w:tc>
      </w:tr>
      <w:tr w:rsidR="0038573D" w:rsidRPr="00574772" w:rsidTr="0038573D">
        <w:trPr>
          <w:trHeight w:val="252"/>
          <w:trPrChange w:id="84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4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Year-end Balance</w:t>
            </w:r>
          </w:p>
        </w:tc>
      </w:tr>
      <w:tr w:rsidR="0038573D" w:rsidRPr="00574772" w:rsidTr="0038573D">
        <w:trPr>
          <w:trHeight w:val="252"/>
          <w:trPrChange w:id="84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4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</w:t>
            </w:r>
            <w:r>
              <w:rPr/>
              <w:t xml:space="preserve">. Receivables Financing Details</w:t>
            </w:r>
          </w:p>
        </w:tc>
      </w:tr>
      <w:tr w:rsidR="0038573D" w:rsidRPr="00574772" w:rsidTr="0038573D">
        <w:trPr>
          <w:trHeight w:val="252"/>
          <w:trPrChange w:id="85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5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Bank Acceptance Bills</w:t>
            </w:r>
          </w:p>
        </w:tc>
      </w:tr>
      <w:tr w:rsidR="0038573D" w:rsidRPr="00574772" w:rsidTr="0038573D">
        <w:trPr>
          <w:trHeight w:val="252"/>
          <w:trPrChange w:id="85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5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Lifetime Expected Credit Losses (No Credit Impairment Occurred)</w:t>
            </w:r>
          </w:p>
        </w:tc>
      </w:tr>
      <w:tr w:rsidR="0038573D" w:rsidRPr="00574772" w:rsidTr="0038573D">
        <w:trPr>
          <w:trHeight w:val="252"/>
          <w:trPrChange w:id="85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5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Reversed to Stage 2</w:t>
            </w:r>
          </w:p>
        </w:tc>
      </w:tr>
      <w:tr w:rsidR="0038573D" w:rsidRPr="00574772" w:rsidTr="0038573D">
        <w:trPr>
          <w:trHeight w:val="252"/>
          <w:trPrChange w:id="86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64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Current year reversal</w:t>
            </w:r>
          </w:p>
        </w:tc>
      </w:tr>
      <w:tr w:rsidR="0038573D" w:rsidRPr="00574772" w:rsidTr="0038573D">
        <w:trPr>
          <w:trHeight w:val="252"/>
          <w:trPrChange w:id="86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68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4</w:t>
            </w:r>
            <w:r>
              <w:rPr/>
              <w:t xml:space="preserve">) Details of allowance for doubtful accounts</w:t>
            </w:r>
          </w:p>
        </w:tc>
      </w:tr>
      <w:tr w:rsidR="0038573D" w:rsidRPr="00574772" w:rsidTr="0038573D">
        <w:trPr>
          <w:trHeight w:val="252"/>
          <w:trPrChange w:id="87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72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</w:t>
            </w:r>
            <w:r>
              <w:rPr/>
              <w:t xml:space="preserve">6</w:t>
            </w:r>
            <w:r>
              <w:rPr/>
              <w:t xml:space="preserve">) Details of top five other receivables by debtor at year-end</w:t>
            </w:r>
          </w:p>
        </w:tc>
      </w:tr>
      <w:tr w:rsidR="0038573D" w:rsidRPr="00574772" w:rsidTr="0038573D">
        <w:trPr>
          <w:trHeight w:val="252"/>
          <w:trPrChange w:id="87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7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Aging</w:t>
            </w:r>
          </w:p>
        </w:tc>
      </w:tr>
      <w:tr w:rsidR="0038573D" w:rsidRPr="00574772" w:rsidTr="0038573D">
        <w:trPr>
          <w:trHeight w:val="252"/>
          <w:trPrChange w:id="87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8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Year-end balance of allowance for doubtful accounts</w:t>
            </w:r>
          </w:p>
        </w:tc>
      </w:tr>
      <w:tr w:rsidR="0038573D" w:rsidRPr="00574772" w:rsidTr="0038573D">
        <w:trPr>
          <w:trHeight w:val="252"/>
          <w:trPrChange w:id="88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8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Semi-finished goods and work-in-progress</w:t>
            </w:r>
          </w:p>
        </w:tc>
      </w:tr>
      <w:tr w:rsidR="0038573D" w:rsidRPr="00574772" w:rsidTr="0038573D">
        <w:trPr>
          <w:trHeight w:val="252"/>
          <w:trPrChange w:id="88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8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Revolving materials (packaging materials, low-value consumables)</w:t>
            </w:r>
          </w:p>
        </w:tc>
      </w:tr>
      <w:tr w:rsidR="0038573D" w:rsidRPr="00574772" w:rsidTr="0038573D">
        <w:trPr>
          <w:trHeight w:val="252"/>
          <w:trPrChange w:id="89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9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Current year write-off/cancellation</w:t>
            </w:r>
          </w:p>
        </w:tc>
      </w:tr>
      <w:tr w:rsidR="0038573D" w:rsidRPr="00574772" w:rsidTr="0038573D">
        <w:trPr>
          <w:trHeight w:val="252"/>
          <w:trPrChange w:id="89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9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(X) Other current assets</w:t>
            </w:r>
          </w:p>
        </w:tc>
      </w:tr>
      <w:tr w:rsidR="0038573D" w:rsidRPr="00574772" w:rsidTr="0038573D">
        <w:trPr>
          <w:trHeight w:val="252"/>
          <w:trPrChange w:id="89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89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Discounting</w:t>
            </w:r>
          </w:p>
        </w:tc>
      </w:tr>
      <w:tr w:rsidR="0038573D" w:rsidRPr="00574772" w:rsidTr="0038573D">
        <w:trPr>
          <w:trHeight w:val="252"/>
          <w:trPrChange w:id="90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0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Other</w:t>
            </w:r>
          </w:p>
        </w:tc>
      </w:tr>
      <w:tr w:rsidR="0038573D" w:rsidRPr="00574772" w:rsidTr="0038573D">
        <w:trPr>
          <w:trHeight w:val="252"/>
          <w:trPrChange w:id="90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0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Carrying value of loans and advances</w:t>
            </w:r>
          </w:p>
        </w:tc>
      </w:tr>
      <w:tr w:rsidR="0038573D" w:rsidRPr="00574772" w:rsidTr="0038573D">
        <w:trPr>
          <w:trHeight w:val="252"/>
          <w:trPrChange w:id="91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1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Carrying value of loans and advances</w:t>
            </w:r>
          </w:p>
        </w:tc>
      </w:tr>
      <w:tr w:rsidR="0038573D" w:rsidRPr="00574772" w:rsidTr="0038573D">
        <w:trPr>
          <w:trHeight w:val="252"/>
          <w:trPrChange w:id="91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1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Individual</w:t>
            </w:r>
          </w:p>
        </w:tc>
      </w:tr>
      <w:tr w:rsidR="0038573D" w:rsidRPr="00574772" w:rsidTr="0038573D">
        <w:trPr>
          <w:trHeight w:val="252"/>
          <w:trPrChange w:id="92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2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Purchase of electricity usage rights</w:t>
            </w:r>
          </w:p>
        </w:tc>
      </w:tr>
      <w:tr w:rsidR="0038573D" w:rsidRPr="00574772" w:rsidTr="0038573D">
        <w:trPr>
          <w:trHeight w:val="252"/>
          <w:trPrChange w:id="92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2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Lifetime expected credit losses (credit-impaired)</w:t>
            </w:r>
          </w:p>
        </w:tc>
      </w:tr>
      <w:tr w:rsidR="0038573D" w:rsidRPr="00574772" w:rsidTr="0038573D">
        <w:trPr>
          <w:trHeight w:val="252"/>
          <w:trPrChange w:id="9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3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Balance as of </w:t>
            </w:r>
            <w:r>
              <w:rPr/>
              <w:t xml:space="preserve">January</w:t>
            </w:r>
            <w:r>
              <w:rPr/>
              <w:t xml:space="preserve"> </w:t>
            </w:r>
            <w:r>
              <w:rPr/>
              <w:t xml:space="preserve">1</w:t>
            </w:r>
            <w:r>
              <w:rPr/>
              <w:t xml:space="preserve">, </w:t>
            </w:r>
            <w:r>
              <w:rPr/>
              <w:t xml:space="preserve">2020</w:t>
            </w:r>
            <w:r>
              <w:rPr/>
              <w:t xml:space="preserve"> for the current year</w:t>
            </w:r>
            <w:r>
              <w:rPr/>
              <w:t xml:space="preserve">:</w:t>
            </w:r>
          </w:p>
        </w:tc>
      </w:tr>
      <w:tr w:rsidR="0038573D" w:rsidRPr="00574772" w:rsidTr="0038573D">
        <w:trPr>
          <w:trHeight w:val="252"/>
          <w:trPrChange w:id="93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3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Current year write-off</w:t>
            </w:r>
          </w:p>
        </w:tc>
      </w:tr>
      <w:tr w:rsidR="0038573D" w:rsidRPr="00574772" w:rsidTr="0038573D">
        <w:trPr>
          <w:trHeight w:val="252"/>
          <w:trPrChange w:id="94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4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Balance as of </w:t>
            </w:r>
            <w:r>
              <w:rPr/>
              <w:t xml:space="preserve">December</w:t>
            </w:r>
            <w:r>
              <w:rPr/>
              <w:t xml:space="preserve"> </w:t>
            </w:r>
            <w:r>
              <w:rPr/>
              <w:t xml:space="preserve">31</w:t>
            </w:r>
            <w:r>
              <w:rPr/>
              <w:t xml:space="preserve">, </w:t>
            </w:r>
            <w:r>
              <w:rPr/>
              <w:t xml:space="preserve">2020</w:t>
            </w:r>
          </w:p>
        </w:tc>
      </w:tr>
      <w:tr w:rsidR="0038573D" w:rsidRPr="00574772" w:rsidTr="0038573D">
        <w:trPr>
          <w:trHeight w:val="252"/>
          <w:trPrChange w:id="94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4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Carrying value</w:t>
            </w:r>
          </w:p>
        </w:tc>
      </w:tr>
      <w:tr w:rsidR="0038573D" w:rsidRPr="00574772" w:rsidTr="0038573D">
        <w:trPr>
          <w:trHeight w:val="252"/>
          <w:trPrChange w:id="95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5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</w:t>
            </w:r>
            <w:r>
              <w:rPr/>
              <w:t xml:space="preserve">2</w:t>
            </w:r>
            <w:r>
              <w:rPr/>
              <w:t xml:space="preserve">) Details of impairment provision recognition</w:t>
            </w:r>
          </w:p>
        </w:tc>
      </w:tr>
      <w:tr w:rsidR="0038573D" w:rsidRPr="00574772" w:rsidTr="0038573D">
        <w:trPr>
          <w:trHeight w:val="252"/>
          <w:trPrChange w:id="95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5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Balance as of January </w:t>
            </w:r>
            <w:r>
              <w:rPr/>
              <w:t xml:space="preserve">1</w:t>
            </w:r>
            <w:r>
              <w:rPr/>
              <w:t xml:space="preserve">, </w:t>
            </w:r>
            <w:r>
              <w:rPr/>
              <w:t xml:space="preserve">2020</w:t>
            </w:r>
          </w:p>
        </w:tc>
      </w:tr>
      <w:tr w:rsidR="0038573D" w:rsidRPr="00574772" w:rsidTr="0038573D">
        <w:trPr>
          <w:trHeight w:val="252"/>
          <w:trPrChange w:id="96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6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Balance as of January </w:t>
            </w:r>
            <w:r>
              <w:rPr/>
              <w:t xml:space="preserve">1</w:t>
            </w:r>
            <w:r>
              <w:rPr/>
              <w:t xml:space="preserve">, </w:t>
            </w:r>
            <w:r>
              <w:rPr/>
              <w:t xml:space="preserve">2020</w:t>
            </w:r>
            <w:r>
              <w:rPr/>
              <w:t xml:space="preserve"> for the current year:</w:t>
            </w:r>
          </w:p>
        </w:tc>
      </w:tr>
      <w:tr w:rsidR="0038573D" w:rsidRPr="00574772" w:rsidTr="0038573D">
        <w:trPr>
          <w:trHeight w:val="252"/>
          <w:trPrChange w:id="96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6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Current year write-off</w:t>
            </w:r>
          </w:p>
        </w:tc>
      </w:tr>
      <w:tr w:rsidR="0038573D" w:rsidRPr="00574772" w:rsidTr="0038573D">
        <w:trPr>
          <w:trHeight w:val="252"/>
          <w:trPrChange w:id="96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6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Fair value of equity investments with publicly available quotes</w:t>
            </w:r>
          </w:p>
        </w:tc>
      </w:tr>
      <w:tr w:rsidR="0038573D" w:rsidRPr="00574772" w:rsidTr="0038573D">
        <w:trPr>
          <w:trHeight w:val="252"/>
          <w:trPrChange w:id="97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7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Net profit</w:t>
            </w:r>
          </w:p>
        </w:tc>
      </w:tr>
      <w:tr w:rsidR="0038573D" w:rsidRPr="00574772" w:rsidTr="0038573D">
        <w:trPr>
          <w:trHeight w:val="252"/>
          <w:trPrChange w:id="97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7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Xinyang City Minggang Rural Credit Cooperative Union</w:t>
            </w:r>
          </w:p>
        </w:tc>
      </w:tr>
      <w:tr w:rsidR="0038573D" w:rsidRPr="00574772" w:rsidTr="0038573D">
        <w:trPr>
          <w:trHeight w:val="252"/>
          <w:trPrChange w:id="98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8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Everbright </w:t>
            </w:r>
            <w:r>
              <w:rPr/>
              <w:t xml:space="preserve">A</w:t>
            </w:r>
            <w:r>
              <w:rPr/>
              <w:t xml:space="preserve">-shares</w:t>
            </w:r>
          </w:p>
        </w:tc>
      </w:tr>
      <w:tr w:rsidR="0038573D" w:rsidRPr="00574772" w:rsidTr="0038573D">
        <w:trPr>
          <w:trHeight w:val="252"/>
          <w:trPrChange w:id="98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8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1</w:t>
            </w:r>
            <w:r>
              <w:rPr/>
              <w:t xml:space="preserve">. Investment property measured using the cost model</w:t>
            </w:r>
          </w:p>
        </w:tc>
      </w:tr>
      <w:tr w:rsidR="0038573D" w:rsidRPr="00574772" w:rsidTr="0038573D">
        <w:trPr>
          <w:trHeight w:val="252"/>
          <w:trPrChange w:id="98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8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1. Beginning balance</w:t>
            </w:r>
          </w:p>
        </w:tc>
      </w:tr>
      <w:tr w:rsidR="0038573D" w:rsidRPr="00574772" w:rsidTr="0038573D">
        <w:trPr>
          <w:trHeight w:val="252"/>
          <w:trPrChange w:id="99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9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</w:t>
            </w:r>
            <w:r>
              <w:rPr/>
              <w:t xml:space="preserve">. Amount increased during the current year</w:t>
            </w:r>
          </w:p>
        </w:tc>
      </w:tr>
      <w:tr w:rsidR="0038573D" w:rsidRPr="00574772" w:rsidTr="0038573D">
        <w:trPr>
          <w:trHeight w:val="252"/>
          <w:trPrChange w:id="99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9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Disposals</w:t>
            </w:r>
          </w:p>
        </w:tc>
      </w:tr>
      <w:tr w:rsidR="0038573D" w:rsidRPr="00574772" w:rsidTr="0038573D">
        <w:trPr>
          <w:trHeight w:val="252"/>
          <w:trPrChange w:id="99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99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Transportation equipment</w:t>
            </w:r>
          </w:p>
        </w:tc>
      </w:tr>
      <w:tr w:rsidR="0038573D" w:rsidRPr="00574772" w:rsidTr="0038573D">
        <w:trPr>
          <w:trHeight w:val="252"/>
          <w:trPrChange w:id="100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0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I. Original book value</w:t>
            </w:r>
          </w:p>
        </w:tc>
      </w:tr>
      <w:tr w:rsidR="0038573D" w:rsidRPr="00574772" w:rsidTr="0038573D">
        <w:trPr>
          <w:trHeight w:val="252"/>
          <w:trPrChange w:id="100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0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</w:t>
            </w:r>
            <w:r>
              <w:rPr/>
              <w:t xml:space="preserve">. Beginning balance</w:t>
            </w:r>
          </w:p>
        </w:tc>
      </w:tr>
      <w:tr w:rsidR="0038573D" w:rsidRPr="00574772" w:rsidTr="0038573D">
        <w:trPr>
          <w:trHeight w:val="252"/>
          <w:trPrChange w:id="101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1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3</w:t>
            </w:r>
            <w:r>
              <w:rPr/>
              <w:t xml:space="preserve">) Other increases</w:t>
            </w:r>
          </w:p>
        </w:tc>
      </w:tr>
      <w:tr w:rsidR="0038573D" w:rsidRPr="00574772" w:rsidTr="0038573D">
        <w:trPr>
          <w:trHeight w:val="252"/>
          <w:trPrChange w:id="101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1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3</w:t>
            </w:r>
            <w:r>
              <w:rPr/>
              <w:t xml:space="preserve">. Amount decreased during the current year</w:t>
            </w:r>
          </w:p>
        </w:tc>
      </w:tr>
      <w:tr w:rsidR="0038573D" w:rsidRPr="00574772" w:rsidTr="0038573D">
        <w:trPr>
          <w:trHeight w:val="252"/>
          <w:trPrChange w:id="101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1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Disposals or write-offs</w:t>
            </w:r>
          </w:p>
        </w:tc>
      </w:tr>
      <w:tr w:rsidR="0038573D" w:rsidRPr="00574772" w:rsidTr="0038573D">
        <w:trPr>
          <w:trHeight w:val="252"/>
          <w:trPrChange w:id="102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2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Accruals</w:t>
            </w:r>
          </w:p>
        </w:tc>
      </w:tr>
      <w:tr w:rsidR="0038573D" w:rsidRPr="00574772" w:rsidTr="0038573D">
        <w:trPr>
          <w:trHeight w:val="252"/>
          <w:trPrChange w:id="103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3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Accruals</w:t>
            </w:r>
          </w:p>
        </w:tc>
      </w:tr>
      <w:tr w:rsidR="0038573D" w:rsidRPr="00574772" w:rsidTr="0038573D">
        <w:trPr>
          <w:trHeight w:val="252"/>
          <w:trPrChange w:id="103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3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Animal husbandry</w:t>
            </w:r>
          </w:p>
        </w:tc>
      </w:tr>
      <w:tr w:rsidR="0038573D" w:rsidRPr="00574772" w:rsidTr="0038573D">
        <w:trPr>
          <w:trHeight w:val="252"/>
          <w:trPrChange w:id="104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4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</w:t>
            </w:r>
            <w:r>
              <w:rPr/>
              <w:t xml:space="preserve">. Mature productive biological assets</w:t>
            </w:r>
          </w:p>
        </w:tc>
      </w:tr>
      <w:tr w:rsidR="0038573D" w:rsidRPr="00574772" w:rsidTr="0038573D">
        <w:trPr>
          <w:trHeight w:val="252"/>
          <w:trPrChange w:id="104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4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</w:t>
            </w:r>
            <w:r>
              <w:rPr/>
              <w:t xml:space="preserve">. Amount increased during the current year</w:t>
            </w:r>
          </w:p>
        </w:tc>
      </w:tr>
      <w:tr w:rsidR="0038573D" w:rsidRPr="00574772" w:rsidTr="0038573D">
        <w:trPr>
          <w:trHeight w:val="252"/>
          <w:trPrChange w:id="105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5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Acquisitions</w:t>
            </w:r>
          </w:p>
        </w:tc>
      </w:tr>
      <w:tr w:rsidR="0038573D" w:rsidRPr="00574772" w:rsidTr="0038573D">
        <w:trPr>
          <w:trHeight w:val="252"/>
          <w:trPrChange w:id="105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5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(1) Disposals</w:t>
            </w:r>
          </w:p>
        </w:tc>
      </w:tr>
      <w:tr w:rsidR="0038573D" w:rsidRPr="00574772" w:rsidTr="0038573D">
        <w:trPr>
          <w:trHeight w:val="252"/>
          <w:trPrChange w:id="105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5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</w:t>
            </w:r>
            <w:r>
              <w:rPr/>
              <w:t xml:space="preserve">1</w:t>
            </w:r>
            <w:r>
              <w:rPr/>
              <w:t xml:space="preserve">) Accruals</w:t>
            </w:r>
          </w:p>
        </w:tc>
      </w:tr>
      <w:tr w:rsidR="0038573D" w:rsidRPr="00574772" w:rsidTr="0038573D">
        <w:trPr>
          <w:trHeight w:val="252"/>
          <w:trPrChange w:id="106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6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4</w:t>
            </w:r>
            <w:r>
              <w:rPr/>
              <w:t xml:space="preserve">. Year-end balance</w:t>
            </w:r>
          </w:p>
        </w:tc>
      </w:tr>
      <w:tr w:rsidR="0038573D" w:rsidRPr="00574772" w:rsidTr="0038573D">
        <w:trPr>
          <w:trHeight w:val="252"/>
          <w:trPrChange w:id="106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6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1</w:t>
            </w:r>
            <w:r>
              <w:rPr/>
              <w:t xml:space="preserve">. Year-end book value</w:t>
            </w:r>
          </w:p>
        </w:tc>
      </w:tr>
      <w:tr w:rsidR="0038573D" w:rsidRPr="00574772" w:rsidTr="0038573D">
        <w:trPr>
          <w:trHeight w:val="252"/>
          <w:trPrChange w:id="107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7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</w:t>
            </w:r>
            <w:r>
              <w:rPr/>
              <w:t xml:space="preserve">. Beginning-of-year book value</w:t>
            </w:r>
          </w:p>
        </w:tc>
      </w:tr>
      <w:tr w:rsidR="0038573D" w:rsidRPr="00574772" w:rsidTr="0038573D">
        <w:trPr>
          <w:trHeight w:val="252"/>
          <w:trPrChange w:id="107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7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Beishiwang Parking Lot</w:t>
            </w:r>
          </w:p>
        </w:tc>
      </w:tr>
      <w:tr w:rsidR="0038573D" w:rsidRPr="00574772" w:rsidTr="0038573D">
        <w:trPr>
          <w:trHeight w:val="252"/>
          <w:trPrChange w:id="108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8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Triangle Land Lease Fee</w:t>
            </w:r>
          </w:p>
        </w:tc>
      </w:tr>
      <w:tr w:rsidR="0038573D" w:rsidRPr="00574772" w:rsidTr="0038573D">
        <w:trPr>
          <w:trHeight w:val="252"/>
          <w:trPrChange w:id="108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8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Shangcao Village Compensation Fee</w:t>
            </w:r>
          </w:p>
        </w:tc>
      </w:tr>
      <w:tr w:rsidR="0038573D" w:rsidRPr="00574772" w:rsidTr="0038573D">
        <w:trPr>
          <w:trHeight w:val="252"/>
          <w:trPrChange w:id="108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8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Geological Exploration Fee</w:t>
            </w:r>
          </w:p>
        </w:tc>
      </w:tr>
      <w:tr w:rsidR="0038573D" w:rsidRPr="00574772" w:rsidTr="0038573D">
        <w:trPr>
          <w:trHeight w:val="252"/>
          <w:trPrChange w:id="108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8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Wugang City State-owned Shimantan Forest Farm</w:t>
            </w:r>
          </w:p>
        </w:tc>
      </w:tr>
      <w:tr w:rsidR="0038573D" w:rsidRPr="00574772" w:rsidTr="0038573D">
        <w:trPr>
          <w:trHeight w:val="252"/>
          <w:trPrChange w:id="109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9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Engineer Engagement Service Fee</w:t>
            </w:r>
          </w:p>
        </w:tc>
      </w:tr>
      <w:tr w:rsidR="0038573D" w:rsidRPr="00574772" w:rsidTr="0038573D">
        <w:trPr>
          <w:trHeight w:val="252"/>
          <w:trPrChange w:id="109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9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Other Bond Investment Impairment Allowance</w:t>
            </w:r>
          </w:p>
        </w:tc>
      </w:tr>
      <w:tr w:rsidR="0038573D" w:rsidRPr="00574772" w:rsidTr="0038573D">
        <w:trPr>
          <w:trHeight w:val="252"/>
          <w:trPrChange w:id="109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9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Wage Difference</w:t>
            </w:r>
          </w:p>
        </w:tc>
      </w:tr>
      <w:tr w:rsidR="0038573D" w:rsidRPr="00574772" w:rsidTr="0038573D">
        <w:trPr>
          <w:trHeight w:val="252"/>
          <w:trPrChange w:id="109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09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Unused Safety Production Expenses</w:t>
            </w:r>
          </w:p>
        </w:tc>
      </w:tr>
      <w:tr w:rsidR="0038573D" w:rsidRPr="00574772" w:rsidTr="0038573D">
        <w:trPr>
          <w:trHeight w:val="252"/>
          <w:trPrChange w:id="110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0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2</w:t>
            </w:r>
            <w:r>
              <w:rPr/>
              <w:t xml:space="preserve">. Significant accounts payable with an age exceeding </w:t>
            </w:r>
            <w:r>
              <w:rPr/>
              <w:t xml:space="preserve">1</w:t>
            </w:r>
            <w:r>
              <w:rPr/>
              <w:t xml:space="preserve"> year(s)</w:t>
            </w:r>
          </w:p>
        </w:tc>
      </w:tr>
      <w:tr w:rsidR="0038573D" w:rsidRPr="00574772" w:rsidTr="0038573D">
        <w:trPr>
          <w:trHeight w:val="252"/>
          <w:trPrChange w:id="110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0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Not settled in a timely manner</w:t>
            </w:r>
          </w:p>
        </w:tc>
      </w:tr>
      <w:tr w:rsidR="0038573D" w:rsidRPr="00574772" w:rsidTr="0038573D">
        <w:trPr>
          <w:trHeight w:val="252"/>
          <w:trPrChange w:id="110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0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II. Post-employment benefits </w:t>
            </w:r>
            <w:r>
              <w:rPr/>
              <w:t xml:space="preserve">-</w:t>
            </w:r>
            <w:r>
              <w:rPr/>
              <w:t xml:space="preserve"> Defined contribution plans</w:t>
            </w:r>
          </w:p>
        </w:tc>
      </w:tr>
      <w:tr w:rsidR="0038573D" w:rsidRPr="00574772" w:rsidTr="0038573D">
        <w:trPr>
          <w:trHeight w:val="252"/>
          <w:trPrChange w:id="11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1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2</w:t>
            </w:r>
            <w:r>
              <w:rPr/>
              <w:t xml:space="preserve">. Employee benefits</w:t>
            </w:r>
          </w:p>
        </w:tc>
      </w:tr>
      <w:tr w:rsidR="0038573D" w:rsidRPr="00574772" w:rsidTr="0038573D">
        <w:trPr>
          <w:trHeight w:val="252"/>
          <w:trPrChange w:id="11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1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Beginning-of-year balance</w:t>
            </w:r>
          </w:p>
        </w:tc>
      </w:tr>
      <w:tr w:rsidR="0038573D" w:rsidRPr="00574772" w:rsidTr="0038573D">
        <w:trPr>
          <w:trHeight w:val="252"/>
          <w:trPrChange w:id="112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2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Business Tax</w:t>
            </w:r>
          </w:p>
        </w:tc>
      </w:tr>
      <w:tr w:rsidR="0038573D" w:rsidRPr="00574772" w:rsidTr="0038573D">
        <w:trPr>
          <w:trHeight w:val="252"/>
          <w:trPrChange w:id="112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2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Mineral Resources Compensation Fee</w:t>
            </w:r>
          </w:p>
        </w:tc>
      </w:tr>
      <w:tr w:rsidR="0038573D" w:rsidRPr="00574772" w:rsidTr="0038573D">
        <w:trPr>
          <w:trHeight w:val="252"/>
          <w:trPrChange w:id="112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2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Of which: Deposit</w:t>
            </w:r>
          </w:p>
        </w:tc>
      </w:tr>
      <w:tr w:rsidR="0038573D" w:rsidRPr="00574772" w:rsidTr="0038573D">
        <w:trPr>
          <w:trHeight w:val="252"/>
          <w:trPrChange w:id="11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3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Quality and credit guarantee deposit, business not yet settled</w:t>
            </w:r>
          </w:p>
        </w:tc>
      </w:tr>
      <w:tr w:rsidR="0038573D" w:rsidRPr="00574772" w:rsidTr="0038573D">
        <w:trPr>
          <w:trHeight w:val="252"/>
          <w:trPrChange w:id="113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3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Employees dispersed, currently unreachable</w:t>
            </w:r>
          </w:p>
        </w:tc>
      </w:tr>
      <w:tr w:rsidR="0038573D" w:rsidRPr="00574772" w:rsidTr="0038573D">
        <w:trPr>
          <w:trHeight w:val="252"/>
          <w:trPrChange w:id="113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3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Endorsed bank acceptance bills not yet derecognized</w:t>
            </w:r>
          </w:p>
        </w:tc>
      </w:tr>
      <w:tr w:rsidR="0038573D" w:rsidRPr="00574772" w:rsidTr="0038573D">
        <w:trPr>
          <w:trHeight w:val="252"/>
          <w:trPrChange w:id="114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4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Floating interest rate</w:t>
            </w:r>
          </w:p>
        </w:tc>
      </w:tr>
      <w:tr w:rsidR="0038573D" w:rsidRPr="00574772" w:rsidTr="0038573D">
        <w:trPr>
          <w:trHeight w:val="252"/>
          <w:trPrChange w:id="114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4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Guarantee</w:t>
            </w:r>
          </w:p>
        </w:tc>
      </w:tr>
      <w:tr w:rsidR="0038573D" w:rsidRPr="00574772" w:rsidTr="0038573D">
        <w:trPr>
          <w:trHeight w:val="252"/>
          <w:trPrChange w:id="115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5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Credit</w:t>
            </w:r>
          </w:p>
        </w:tc>
      </w:tr>
      <w:tr w:rsidR="0038573D" w:rsidRPr="00574772" w:rsidTr="0038573D">
        <w:trPr>
          <w:trHeight w:val="252"/>
          <w:trPrChange w:id="115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5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Credit</w:t>
            </w:r>
          </w:p>
        </w:tc>
      </w:tr>
      <w:tr w:rsidR="0038573D" w:rsidRPr="00574772" w:rsidTr="0038573D">
        <w:trPr>
          <w:trHeight w:val="252"/>
          <w:trPrChange w:id="115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5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Cinda Financial Leasing Co., Ltd.</w:t>
            </w:r>
          </w:p>
        </w:tc>
      </w:tr>
      <w:tr w:rsidR="0038573D" w:rsidRPr="00574772" w:rsidTr="0038573D">
        <w:trPr>
          <w:trHeight w:val="252"/>
          <w:trPrChange w:id="116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6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Floating interest rate</w:t>
            </w:r>
          </w:p>
        </w:tc>
      </w:tr>
      <w:tr w:rsidR="0038573D" w:rsidRPr="00574772" w:rsidTr="0038573D">
        <w:trPr>
          <w:trHeight w:val="252"/>
          <w:trPrChange w:id="117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7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Credit</w:t>
            </w:r>
          </w:p>
        </w:tc>
      </w:tr>
      <w:tr w:rsidR="0038573D" w:rsidRPr="00574772" w:rsidTr="0038573D">
        <w:trPr>
          <w:trHeight w:val="252"/>
          <w:trPrChange w:id="117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7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Kunlun Financial Leasing Co., Ltd.</w:t>
            </w:r>
          </w:p>
        </w:tc>
      </w:tr>
      <w:tr w:rsidR="0038573D" w:rsidRPr="00574772" w:rsidTr="0038573D">
        <w:trPr>
          <w:trHeight w:val="252"/>
          <w:trPrChange w:id="118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8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Ping An Financial Leasing (Tianjin) Company</w:t>
            </w:r>
          </w:p>
        </w:tc>
      </w:tr>
      <w:tr w:rsidR="0038573D" w:rsidRPr="00574772" w:rsidTr="0038573D">
        <w:trPr>
          <w:trHeight w:val="252"/>
          <w:trPrChange w:id="118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9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Floating interest rate</w:t>
            </w:r>
          </w:p>
        </w:tc>
      </w:tr>
      <w:tr w:rsidR="0038573D" w:rsidRPr="00574772" w:rsidTr="0038573D">
        <w:trPr>
          <w:trHeight w:val="252"/>
          <w:trPrChange w:id="119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9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Credit</w:t>
            </w:r>
          </w:p>
        </w:tc>
      </w:tr>
      <w:tr w:rsidR="0038573D" w:rsidRPr="00574772" w:rsidTr="0038573D">
        <w:trPr>
          <w:trHeight w:val="252"/>
          <w:trPrChange w:id="119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19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Cinda Financial Leasing Co., Ltd.</w:t>
            </w:r>
          </w:p>
        </w:tc>
      </w:tr>
      <w:tr w:rsidR="0038573D" w:rsidRPr="00574772" w:rsidTr="0038573D">
        <w:trPr>
          <w:trHeight w:val="252"/>
          <w:trPrChange w:id="120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0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Of which: Portion due within one year</w:t>
            </w:r>
          </w:p>
        </w:tc>
      </w:tr>
      <w:tr w:rsidR="0038573D" w:rsidRPr="00574772" w:rsidTr="0038573D">
        <w:trPr>
          <w:trHeight w:val="252"/>
          <w:trPrChange w:id="121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1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Land compensation for East Fourth District (Headquarters)</w:t>
            </w:r>
          </w:p>
        </w:tc>
      </w:tr>
      <w:tr w:rsidR="0038573D" w:rsidRPr="00574772" w:rsidTr="0038573D">
        <w:trPr>
          <w:trHeight w:val="252"/>
          <w:trPrChange w:id="121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1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I. Other comprehensive income that will not be reclassified to profit or loss</w:t>
            </w:r>
          </w:p>
        </w:tc>
      </w:tr>
      <w:tr w:rsidR="0038573D" w:rsidRPr="00574772" w:rsidTr="0038573D">
        <w:trPr>
          <w:trHeight w:val="252"/>
          <w:trPrChange w:id="121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1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Of which: Remeasurements of defined benefit plans</w:t>
            </w:r>
          </w:p>
        </w:tc>
      </w:tr>
      <w:tr w:rsidR="0038573D" w:rsidRPr="00574772" w:rsidTr="0038573D">
        <w:trPr>
          <w:trHeight w:val="252"/>
          <w:trPrChange w:id="122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2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Fair value changes of investments in other equity instruments</w:t>
            </w:r>
          </w:p>
        </w:tc>
      </w:tr>
      <w:tr w:rsidR="0038573D" w:rsidRPr="00574772" w:rsidTr="0038573D">
        <w:trPr>
          <w:trHeight w:val="252"/>
          <w:trPrChange w:id="123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3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Fair value changes attributable to own credit risk</w:t>
            </w:r>
          </w:p>
        </w:tc>
      </w:tr>
      <w:tr w:rsidR="0038573D" w:rsidRPr="00574772" w:rsidTr="0038573D">
        <w:trPr>
          <w:trHeight w:val="252"/>
          <w:trPrChange w:id="123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3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II. Other comprehensive income that will be reclassified to profit or loss</w:t>
            </w:r>
          </w:p>
        </w:tc>
      </w:tr>
      <w:tr w:rsidR="0038573D" w:rsidRPr="00574772" w:rsidTr="0038573D">
        <w:trPr>
          <w:trHeight w:val="252"/>
          <w:trPrChange w:id="124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4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Of which: Other comprehensive income reclassifiable to profit or loss under the equity method</w:t>
            </w:r>
          </w:p>
        </w:tc>
      </w:tr>
      <w:tr w:rsidR="0038573D" w:rsidRPr="00574772" w:rsidTr="0038573D">
        <w:trPr>
          <w:trHeight w:val="252"/>
          <w:trPrChange w:id="125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5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Fair value changes of investments in other debt instruments</w:t>
            </w:r>
          </w:p>
        </w:tc>
      </w:tr>
      <w:tr w:rsidR="0038573D" w:rsidRPr="00574772" w:rsidTr="0038573D">
        <w:trPr>
          <w:trHeight w:val="252"/>
          <w:trPrChange w:id="1257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58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Year-end Balance</w:t>
            </w:r>
          </w:p>
        </w:tc>
      </w:tr>
      <w:tr w:rsidR="0038573D" w:rsidRPr="00574772" w:rsidTr="0038573D">
        <w:trPr>
          <w:trHeight w:val="252"/>
          <w:trPrChange w:id="1261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62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Less: Income tax expense</w:t>
            </w:r>
          </w:p>
        </w:tc>
      </w:tr>
      <w:tr w:rsidR="0038573D" w:rsidRPr="00574772" w:rsidTr="0038573D">
        <w:trPr>
          <w:trHeight w:val="252"/>
          <w:trPrChange w:id="126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66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Amounts recognized in other comprehensive income from reclassification of financial assets</w:t>
            </w:r>
          </w:p>
        </w:tc>
      </w:tr>
      <w:tr w:rsidR="0038573D" w:rsidRPr="00574772" w:rsidTr="0038573D">
        <w:trPr>
          <w:trHeight w:val="252"/>
          <w:trPrChange w:id="1275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76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Cash Flow Hedge</w:t>
            </w:r>
          </w:p>
        </w:tc>
      </w:tr>
      <w:tr w:rsidR="0038573D" w:rsidRPr="00574772" w:rsidTr="0038573D">
        <w:trPr>
          <w:trHeight w:val="252"/>
          <w:trPrChange w:id="127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8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(Forty-one) Surplus Reserve</w:t>
            </w:r>
          </w:p>
        </w:tc>
      </w:tr>
      <w:tr w:rsidR="0038573D" w:rsidRPr="00574772" w:rsidTr="0038573D">
        <w:trPr>
          <w:trHeight w:val="252"/>
          <w:trPrChange w:id="1283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84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Discretionary Surplus Reserve</w:t>
            </w:r>
          </w:p>
        </w:tc>
      </w:tr>
      <w:tr w:rsidR="0038573D" w:rsidRPr="00574772" w:rsidTr="0038573D">
        <w:trPr>
          <w:trHeight w:val="252"/>
          <w:trPrChange w:id="1289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90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Adjustment to Total Undistributed Profits at Beginning of Year (increase </w:t>
            </w:r>
            <w:r>
              <w:rPr/>
              <w:t xml:space="preserve">+</w:t>
            </w:r>
            <w:r>
              <w:rPr/>
              <w:t xml:space="preserve">, decrease -)</w:t>
            </w:r>
          </w:p>
        </w:tc>
      </w:tr>
      <w:tr w:rsidR="0038573D" w:rsidRPr="00574772" w:rsidTr="0038573D">
        <w:trPr>
          <w:trHeight w:val="252"/>
          <w:trPrChange w:id="129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29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(Forty-five) Net Interest Income</w:t>
            </w:r>
          </w:p>
        </w:tc>
      </w:tr>
      <w:tr w:rsidR="0038573D" w:rsidRPr="00574772" w:rsidTr="0038573D">
        <w:trPr>
          <w:trHeight w:val="252"/>
          <w:trPrChange w:id="130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0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Borrowed Funds</w:t>
            </w:r>
          </w:p>
        </w:tc>
      </w:tr>
      <w:tr w:rsidR="0038573D" w:rsidRPr="00574772" w:rsidTr="0038573D">
        <w:trPr>
          <w:trHeight w:val="252"/>
          <w:trPrChange w:id="130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0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(Forty-six) Net Fee and Commission Income</w:t>
            </w:r>
          </w:p>
        </w:tc>
      </w:tr>
      <w:tr w:rsidR="0038573D" w:rsidRPr="00574772" w:rsidTr="0038573D">
        <w:trPr>
          <w:trHeight w:val="252"/>
          <w:trPrChange w:id="130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0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Fee and Commission Expenses</w:t>
            </w:r>
          </w:p>
        </w:tc>
      </w:tr>
      <w:tr w:rsidR="0038573D" w:rsidRPr="00574772" w:rsidTr="0038573D">
        <w:trPr>
          <w:trHeight w:val="252"/>
          <w:trPrChange w:id="131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1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Utilities Expenses</w:t>
            </w:r>
          </w:p>
        </w:tc>
      </w:tr>
      <w:tr w:rsidR="0038573D" w:rsidRPr="00574772" w:rsidTr="0038573D">
        <w:trPr>
          <w:trHeight w:val="252"/>
          <w:trPrChange w:id="131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1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Transportation Expenses</w:t>
            </w:r>
          </w:p>
        </w:tc>
      </w:tr>
      <w:tr w:rsidR="0038573D" w:rsidRPr="00574772" w:rsidTr="0038573D">
        <w:trPr>
          <w:trHeight w:val="252"/>
          <w:trPrChange w:id="131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19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Service Fee Expenses</w:t>
            </w:r>
          </w:p>
        </w:tc>
      </w:tr>
      <w:tr w:rsidR="0038573D" w:rsidRPr="00574772" w:rsidTr="0038573D">
        <w:trPr>
          <w:trHeight w:val="252"/>
          <w:trPrChange w:id="132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2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Imported Iron Ore Subsidy (International Trade)</w:t>
            </w:r>
          </w:p>
        </w:tc>
      </w:tr>
      <w:tr w:rsidR="0038573D" w:rsidRPr="00574772" w:rsidTr="0038573D">
        <w:trPr>
          <w:trHeight w:val="252"/>
          <w:trPrChange w:id="132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2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Tax and Fee Refunds Received (Welfare)</w:t>
            </w:r>
          </w:p>
        </w:tc>
      </w:tr>
      <w:tr w:rsidR="0038573D" w:rsidRPr="00574772" w:rsidTr="0038573D">
        <w:trPr>
          <w:trHeight w:val="252"/>
          <w:trPrChange w:id="132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27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Asset-Related</w:t>
            </w:r>
          </w:p>
        </w:tc>
      </w:tr>
      <w:tr w:rsidR="0038573D" w:rsidRPr="00574772" w:rsidTr="0038573D">
        <w:trPr>
          <w:trHeight w:val="252"/>
          <w:trPrChange w:id="133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31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Phase II Raw Material Yard Full Enclosure Renovation Project</w:t>
            </w:r>
          </w:p>
        </w:tc>
      </w:tr>
      <w:tr w:rsidR="0038573D" w:rsidRPr="00574772" w:rsidTr="0038573D">
        <w:trPr>
          <w:trHeight w:val="252"/>
          <w:trPrChange w:id="133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33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Converter Primary Flue Gas Dust Removal Wet-to-Dry Transformation Project</w:t>
            </w:r>
          </w:p>
        </w:tc>
      </w:tr>
      <w:tr w:rsidR="0038573D" w:rsidRPr="00574772" w:rsidTr="0038573D">
        <w:trPr>
          <w:trHeight w:val="252"/>
          <w:trPrChange w:id="133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3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Trading Financial Liabilities</w:t>
            </w:r>
          </w:p>
        </w:tc>
      </w:tr>
      <w:tr w:rsidR="0038573D" w:rsidRPr="00574772" w:rsidTr="0038573D">
        <w:trPr>
          <w:trHeight w:val="252"/>
          <w:trPrChange w:id="134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4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Investment Properties Measured at Fair Value</w:t>
            </w:r>
          </w:p>
        </w:tc>
      </w:tr>
      <w:tr w:rsidR="0038573D" w:rsidRPr="00574772" w:rsidTr="0038573D">
        <w:trPr>
          <w:trHeight w:val="252"/>
          <w:trPrChange w:id="134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4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Bad Debt Losses on Accounts Receivable</w:t>
            </w:r>
          </w:p>
        </w:tc>
      </w:tr>
      <w:tr w:rsidR="0038573D" w:rsidRPr="00574772" w:rsidTr="0038573D">
        <w:trPr>
          <w:trHeight w:val="252"/>
          <w:trPrChange w:id="134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4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Impairment Losses on Contract Assets</w:t>
            </w:r>
          </w:p>
        </w:tc>
      </w:tr>
      <w:tr w:rsidR="0038573D" w:rsidRPr="00574772" w:rsidTr="0038573D">
        <w:trPr>
          <w:trHeight w:val="252"/>
          <w:trPrChange w:id="1352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53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Gains from compensation and liquidated damages</w:t>
            </w:r>
          </w:p>
        </w:tc>
      </w:tr>
      <w:tr w:rsidR="0038573D" w:rsidRPr="00574772" w:rsidTr="0038573D">
        <w:trPr>
          <w:trHeight w:val="252"/>
          <w:trPrChange w:id="135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55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Subsidies from Henan Provincial Department of Finance</w:t>
            </w:r>
          </w:p>
        </w:tc>
      </w:tr>
      <w:tr w:rsidR="0038573D" w:rsidRPr="00574772" w:rsidTr="0038573D">
        <w:trPr>
          <w:trHeight w:val="252"/>
          <w:trPrChange w:id="1356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57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Customs subsidies (Xingang)</w:t>
            </w:r>
          </w:p>
        </w:tc>
      </w:tr>
      <w:tr w:rsidR="0038573D" w:rsidRPr="00574772" w:rsidTr="0038573D">
        <w:trPr>
          <w:trHeight w:val="252"/>
          <w:trPrChange w:id="136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6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Grain seed subsidies (Dituo Agriculture)</w:t>
            </w:r>
          </w:p>
        </w:tc>
      </w:tr>
      <w:tr w:rsidR="0038573D" w:rsidRPr="00574772" w:rsidTr="0038573D">
        <w:trPr>
          <w:trHeight w:val="252"/>
          <w:trPrChange w:id="136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6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Losses from debt restructuring</w:t>
            </w:r>
          </w:p>
        </w:tc>
      </w:tr>
      <w:tr w:rsidR="0038573D" w:rsidRPr="00574772" w:rsidTr="0038573D">
        <w:trPr>
          <w:trHeight w:val="252"/>
          <w:trPrChange w:id="1368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69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</w:rPr>
            </w:pPr>
            <w:r>
              <w:rPr/>
              <w:t xml:space="preserve">Amortization of long-term deferred expenses</w:t>
            </w:r>
          </w:p>
        </w:tc>
      </w:tr>
      <w:tr w:rsidR="0038573D" w:rsidRPr="00574772" w:rsidTr="0038573D">
        <w:trPr>
          <w:trHeight w:val="252"/>
          <w:trPrChange w:id="1374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75" w:author="CCJK" w:date="2024-10-18T08:01:00Z">
              <w:tcPr>
                <w:tcW w:w="3929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Investment losses (gains are reported under number </w:t>
            </w:r>
            <w:r>
              <w:rPr/>
              <w:t xml:space="preserve">“</w:t>
            </w:r>
            <w:r>
              <w:rPr/>
              <w:t xml:space="preserve">-</w:t>
            </w:r>
            <w:r>
              <w:rPr/>
              <w:t xml:space="preserve">”</w:t>
            </w:r>
            <w:r>
              <w:rPr/>
              <w:t xml:space="preserve">)</w:t>
            </w:r>
          </w:p>
        </w:tc>
      </w:tr>
      <w:tr w:rsidR="0038573D" w:rsidRPr="00574772" w:rsidTr="0038573D">
        <w:trPr>
          <w:trHeight w:val="252"/>
          <w:trPrChange w:id="1380" w:author="CCJK" w:date="2024-10-18T08:01:00Z">
            <w:trPr>
              <w:trHeight w:val="252"/>
            </w:trPr>
          </w:trPrChange>
        </w:trPr>
        <w:tc>
          <w:tcPr>
            <w:tcW w:w="39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noWrap/>
            <w:vAlign w:val="center"/>
            <w:hideMark/>
            <w:tcPrChange w:id="1381" w:author="CCJK" w:date="2024-10-18T08:01:00Z">
              <w:tcPr>
                <w:tcW w:w="3929" w:type="dxa"/>
                <w:tcBorders>
                  <w:top w:val="nil"/>
                  <w:left w:val="nil"/>
                  <w:bottom w:val="nil"/>
                  <w:right w:val="single" w:sz="8" w:space="0" w:color="000000"/>
                </w:tcBorders>
                <w:shd w:val="clear" w:color="000000" w:fill="F2F2F2"/>
                <w:noWrap/>
                <w:vAlign w:val="center"/>
                <w:hideMark/>
              </w:tcPr>
            </w:tcPrChange>
          </w:tcPr>
          <w:p>
            <w:pPr>
              <w:rPr>
                <w:rFonts w:ascii="Arial Unicode MS" w:eastAsia="Arial Unicode MS" w:hAnsi="Arial Unicode MS" w:cs="Arial Unicode MS"/>
                <w:szCs w:val="20"/>
                <w:lang w:eastAsia="zh-CN"/>
              </w:rPr>
            </w:pPr>
            <w:r>
              <w:rPr/>
              <w:t xml:space="preserve">Decrease in inventories (increases are reported with a '-' sign)</w:t>
            </w:r>
          </w:p>
        </w:tc>
      </w:tr>
    </w:tbl>
    <w:p>
      <w:pPr>
        <w:rPr>
          <w:rFonts w:ascii="Arial Unicode MS" w:eastAsia="Arial Unicode MS" w:hAnsi="Arial Unicode MS" w:cs="Arial Unicode MS"/>
          <w:lang w:eastAsia="zh-CN"/>
        </w:rPr>
      </w:pPr>
    </w:p>
    <w:p>
      <w:pPr>
        <w:rPr>
          <w:rFonts w:ascii="Arial Unicode MS" w:eastAsia="Arial Unicode MS" w:hAnsi="Arial Unicode MS" w:cs="Arial Unicode MS"/>
          <w:lang w:eastAsia="zh-CN"/>
        </w:rPr>
      </w:pPr>
    </w:p>
    <w:sectPr w:rsidR="00E75BD2" w:rsidRPr="00574772" w:rsidSect="00CA7D1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1F00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CJK">
    <w15:presenceInfo w15:providerId="None" w15:userId="CCJ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trackRevisions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18"/>
    <w:rsid w:val="000026D9"/>
    <w:rsid w:val="000D1EAC"/>
    <w:rsid w:val="0038573D"/>
    <w:rsid w:val="00574772"/>
    <w:rsid w:val="00683926"/>
    <w:rsid w:val="00843EA9"/>
    <w:rsid w:val="008B487B"/>
    <w:rsid w:val="009C5BD9"/>
    <w:rsid w:val="00AB2540"/>
    <w:rsid w:val="00BA2B14"/>
    <w:rsid w:val="00C422A8"/>
    <w:rsid w:val="00CA7D18"/>
    <w:rsid w:val="00DA05FF"/>
    <w:rsid w:val="00E7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7BFAA"/>
  <w14:defaultImageDpi w14:val="0"/>
  <w15:docId w15:val="{64718D65-D409-4F4B-990F-A04BA5E1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Theme="minorEastAsia" w:hAnsi="Tahoma" w:cs="Tahoma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color w:val="000000" w:themeColor="text1"/>
      <w:sz w:val="2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qInternal">
    <w:name w:val="mqInternal"/>
    <w:uiPriority w:val="99"/>
    <w:rPr>
      <w:color w:val="800000"/>
      <w:sz w:val="20"/>
    </w:rPr>
  </w:style>
  <w:style w:type="table" w:styleId="a3">
    <w:name w:val="Table Grid"/>
    <w:basedOn w:val="a1"/>
    <w:uiPriority w:val="59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AB2540"/>
    <w:rPr>
      <w:rFonts w:cs="Times New Roman"/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AB2540"/>
    <w:rPr>
      <w:rFonts w:cs="Times New Roman"/>
      <w:color w:val="954F72"/>
      <w:u w:val="single"/>
    </w:rPr>
  </w:style>
  <w:style w:type="paragraph" w:customStyle="1" w:styleId="msonormal0">
    <w:name w:val="msonormal"/>
    <w:basedOn w:val="a"/>
    <w:rsid w:val="00AB2540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paragraph" w:customStyle="1" w:styleId="font5">
    <w:name w:val="font5"/>
    <w:basedOn w:val="a"/>
    <w:rsid w:val="00AB2540"/>
    <w:pPr>
      <w:spacing w:before="100" w:beforeAutospacing="1" w:after="100" w:afterAutospacing="1"/>
    </w:pPr>
    <w:rPr>
      <w:color w:val="000000"/>
      <w:szCs w:val="20"/>
    </w:rPr>
  </w:style>
  <w:style w:type="paragraph" w:customStyle="1" w:styleId="font6">
    <w:name w:val="font6"/>
    <w:basedOn w:val="a"/>
    <w:rsid w:val="00AB2540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Cs w:val="20"/>
    </w:rPr>
  </w:style>
  <w:style w:type="paragraph" w:customStyle="1" w:styleId="font7">
    <w:name w:val="font7"/>
    <w:basedOn w:val="a"/>
    <w:rsid w:val="00AB2540"/>
    <w:pPr>
      <w:spacing w:before="100" w:beforeAutospacing="1" w:after="100" w:afterAutospacing="1"/>
    </w:pPr>
    <w:rPr>
      <w:rFonts w:ascii="Meiryo UI" w:eastAsia="Meiryo UI" w:hAnsi="Meiryo UI" w:cs="Times New Roman"/>
      <w:color w:val="000000"/>
      <w:szCs w:val="20"/>
    </w:rPr>
  </w:style>
  <w:style w:type="paragraph" w:customStyle="1" w:styleId="font8">
    <w:name w:val="font8"/>
    <w:basedOn w:val="a"/>
    <w:rsid w:val="00AB2540"/>
    <w:pPr>
      <w:spacing w:before="100" w:beforeAutospacing="1" w:after="100" w:afterAutospacing="1"/>
    </w:pPr>
    <w:rPr>
      <w:rFonts w:ascii="MS Gothic" w:eastAsia="MS Gothic" w:hAnsi="MS Gothic" w:cs="Times New Roman"/>
      <w:color w:val="000000"/>
      <w:szCs w:val="20"/>
    </w:rPr>
  </w:style>
  <w:style w:type="paragraph" w:customStyle="1" w:styleId="xl63">
    <w:name w:val="xl63"/>
    <w:basedOn w:val="a"/>
    <w:rsid w:val="00AB2540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b/>
      <w:bCs/>
      <w:color w:val="000000"/>
      <w:szCs w:val="20"/>
    </w:rPr>
  </w:style>
  <w:style w:type="paragraph" w:customStyle="1" w:styleId="xl64">
    <w:name w:val="xl64"/>
    <w:basedOn w:val="a"/>
    <w:rsid w:val="00AB2540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b/>
      <w:bCs/>
      <w:color w:val="000000"/>
      <w:szCs w:val="20"/>
    </w:rPr>
  </w:style>
  <w:style w:type="paragraph" w:customStyle="1" w:styleId="xl65">
    <w:name w:val="xl65"/>
    <w:basedOn w:val="a"/>
    <w:rsid w:val="00AB2540"/>
    <w:pPr>
      <w:pBdr>
        <w:left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6">
    <w:name w:val="xl66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color w:val="000000"/>
      <w:sz w:val="2"/>
      <w:szCs w:val="2"/>
    </w:rPr>
  </w:style>
  <w:style w:type="paragraph" w:customStyle="1" w:styleId="xl67">
    <w:name w:val="xl67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szCs w:val="20"/>
    </w:rPr>
  </w:style>
  <w:style w:type="paragraph" w:customStyle="1" w:styleId="xl68">
    <w:name w:val="xl68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69">
    <w:name w:val="xl69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szCs w:val="20"/>
    </w:rPr>
  </w:style>
  <w:style w:type="paragraph" w:customStyle="1" w:styleId="xl70">
    <w:name w:val="xl70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71">
    <w:name w:val="xl71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72">
    <w:name w:val="xl72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73">
    <w:name w:val="xl73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rFonts w:ascii="Meiryo UI" w:eastAsia="Meiryo UI" w:hAnsi="Meiryo UI" w:cs="Times New Roman"/>
      <w:color w:val="000000"/>
      <w:szCs w:val="20"/>
    </w:rPr>
  </w:style>
  <w:style w:type="paragraph" w:customStyle="1" w:styleId="xl74">
    <w:name w:val="xl74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rFonts w:ascii="Meiryo UI" w:eastAsia="Meiryo UI" w:hAnsi="Meiryo UI" w:cs="Times New Roman"/>
      <w:color w:val="000000"/>
      <w:szCs w:val="20"/>
    </w:rPr>
  </w:style>
  <w:style w:type="paragraph" w:customStyle="1" w:styleId="xl75">
    <w:name w:val="xl75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Meiryo UI" w:eastAsia="Meiryo UI" w:hAnsi="Meiryo UI" w:cs="Times New Roman"/>
      <w:color w:val="000000"/>
      <w:szCs w:val="20"/>
    </w:rPr>
  </w:style>
  <w:style w:type="paragraph" w:customStyle="1" w:styleId="xl76">
    <w:name w:val="xl76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Meiryo UI" w:eastAsia="Meiryo UI" w:hAnsi="Meiryo UI" w:cs="Times New Roman"/>
      <w:color w:val="000000"/>
      <w:szCs w:val="20"/>
    </w:rPr>
  </w:style>
  <w:style w:type="paragraph" w:customStyle="1" w:styleId="xl77">
    <w:name w:val="xl77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szCs w:val="20"/>
    </w:rPr>
  </w:style>
  <w:style w:type="paragraph" w:customStyle="1" w:styleId="xl78">
    <w:name w:val="xl78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color w:val="000000"/>
      <w:szCs w:val="20"/>
    </w:rPr>
  </w:style>
  <w:style w:type="paragraph" w:customStyle="1" w:styleId="xl79">
    <w:name w:val="xl79"/>
    <w:basedOn w:val="a"/>
    <w:rsid w:val="00AB2540"/>
    <w:pPr>
      <w:pBdr>
        <w:top w:val="single" w:sz="8" w:space="0" w:color="000000"/>
        <w:left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80">
    <w:name w:val="xl80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color w:val="000000"/>
      <w:szCs w:val="20"/>
    </w:rPr>
  </w:style>
  <w:style w:type="paragraph" w:customStyle="1" w:styleId="xl81">
    <w:name w:val="xl81"/>
    <w:basedOn w:val="a"/>
    <w:rsid w:val="00AB2540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2F2"/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styleId="a6">
    <w:name w:val="Balloon Text"/>
    <w:basedOn w:val="a"/>
    <w:link w:val="a7"/>
    <w:uiPriority w:val="99"/>
    <w:semiHidden/>
    <w:unhideWhenUsed/>
    <w:rsid w:val="0038573D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38573D"/>
    <w:rPr>
      <w:color w:val="000000" w:themeColor="text1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1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1008</Words>
  <Characters>2754</Characters>
  <Application>Microsoft Office Word</Application>
  <DocSecurity>0</DocSecurity>
  <Lines>229</Lines>
  <Paragraphs>268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CCJK</dc:creator>
  <cp:keywords/>
  <dc:description/>
  <cp:lastModifiedBy>CCJK</cp:lastModifiedBy>
  <cp:revision>3</cp:revision>
  <dcterms:created xsi:type="dcterms:W3CDTF">2024-10-18T00:01:00Z</dcterms:created>
  <dcterms:modified xsi:type="dcterms:W3CDTF">2024-10-18T00:02:00Z</dcterms:modified>
</cp:coreProperties>
</file>